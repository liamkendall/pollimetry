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222" w:rsidRPr="00D01638" w:rsidRDefault="00E71222" w:rsidP="00F47417">
      <w:pPr>
        <w:jc w:val="center"/>
        <w:rPr>
          <w:sz w:val="32"/>
          <w:szCs w:val="32"/>
        </w:rPr>
      </w:pPr>
      <w:r w:rsidRPr="00D01638">
        <w:rPr>
          <w:sz w:val="32"/>
          <w:szCs w:val="32"/>
        </w:rPr>
        <w:t>Pollinator size and its consequences: Predictive allometry for pollinating insects</w:t>
      </w:r>
    </w:p>
    <w:p w:rsidR="00E71222" w:rsidRPr="00D01638" w:rsidRDefault="00E71222" w:rsidP="00CC48BB">
      <w:pPr>
        <w:spacing w:line="480" w:lineRule="auto"/>
        <w:jc w:val="both"/>
      </w:pPr>
    </w:p>
    <w:p w:rsidR="00E71222" w:rsidRPr="00D01638" w:rsidRDefault="00E71222" w:rsidP="00CC48BB">
      <w:pPr>
        <w:spacing w:line="480" w:lineRule="auto"/>
        <w:jc w:val="both"/>
        <w:rPr>
          <w:vertAlign w:val="superscript"/>
        </w:rPr>
      </w:pPr>
      <w:r w:rsidRPr="00D01638">
        <w:t>Liam K. Kendall</w:t>
      </w:r>
      <w:r w:rsidRPr="00D01638">
        <w:rPr>
          <w:vertAlign w:val="superscript"/>
        </w:rPr>
        <w:t>1,2*</w:t>
      </w:r>
      <w:r w:rsidRPr="00D01638">
        <w:t>, Romina Rader</w:t>
      </w:r>
      <w:r w:rsidRPr="00D01638">
        <w:rPr>
          <w:vertAlign w:val="superscript"/>
        </w:rPr>
        <w:t>1</w:t>
      </w:r>
      <w:r w:rsidRPr="00D01638">
        <w:t>, Vesna Gagic</w:t>
      </w:r>
      <w:r w:rsidRPr="00D01638">
        <w:rPr>
          <w:vertAlign w:val="superscript"/>
        </w:rPr>
        <w:t>2</w:t>
      </w:r>
      <w:r w:rsidRPr="00D01638">
        <w:t>, Daniel Cariveau</w:t>
      </w:r>
      <w:r w:rsidRPr="00D01638">
        <w:rPr>
          <w:vertAlign w:val="superscript"/>
        </w:rPr>
        <w:t>3</w:t>
      </w:r>
      <w:r w:rsidRPr="00D01638">
        <w:t>, Matthias Albrecht</w:t>
      </w:r>
      <w:r w:rsidRPr="00D01638">
        <w:rPr>
          <w:vertAlign w:val="superscript"/>
        </w:rPr>
        <w:t>4</w:t>
      </w:r>
      <w:r w:rsidRPr="00D01638">
        <w:t>, Katherine C.R. Baldock</w:t>
      </w:r>
      <w:r w:rsidRPr="00D01638">
        <w:rPr>
          <w:vertAlign w:val="superscript"/>
        </w:rPr>
        <w:t>5</w:t>
      </w:r>
      <w:r w:rsidRPr="00D01638">
        <w:t xml:space="preserve">, Breno </w:t>
      </w:r>
      <w:commentRangeStart w:id="0"/>
      <w:r w:rsidRPr="00D01638">
        <w:t>Freitus</w:t>
      </w:r>
      <w:r w:rsidRPr="00D01638">
        <w:rPr>
          <w:vertAlign w:val="superscript"/>
        </w:rPr>
        <w:t>6</w:t>
      </w:r>
      <w:commentRangeEnd w:id="0"/>
      <w:r>
        <w:rPr>
          <w:rStyle w:val="CommentReference"/>
          <w:rFonts w:ascii="Calibri" w:hAnsi="Calibri" w:cs="Calibri"/>
          <w:lang w:val="en-GB"/>
        </w:rPr>
        <w:commentReference w:id="0"/>
      </w:r>
      <w:r w:rsidRPr="00D01638">
        <w:t>, Mark Hall</w:t>
      </w:r>
      <w:r w:rsidRPr="00D01638">
        <w:rPr>
          <w:vertAlign w:val="superscript"/>
        </w:rPr>
        <w:t>1</w:t>
      </w:r>
      <w:r w:rsidRPr="00D01638">
        <w:t>, Andrea Holzschuh</w:t>
      </w:r>
      <w:r w:rsidRPr="00D01638">
        <w:rPr>
          <w:vertAlign w:val="superscript"/>
        </w:rPr>
        <w:t>7</w:t>
      </w:r>
      <w:r w:rsidRPr="00D01638">
        <w:t>, Janeally Pereira</w:t>
      </w:r>
      <w:r w:rsidRPr="00D01638">
        <w:rPr>
          <w:vertAlign w:val="superscript"/>
        </w:rPr>
        <w:t>6</w:t>
      </w:r>
      <w:r w:rsidRPr="00D01638">
        <w:t>, Juanita Rodriguez</w:t>
      </w:r>
      <w:r w:rsidRPr="00D01638">
        <w:rPr>
          <w:vertAlign w:val="superscript"/>
        </w:rPr>
        <w:t>8</w:t>
      </w:r>
      <w:r w:rsidRPr="00D01638">
        <w:t>, Laura Russo</w:t>
      </w:r>
      <w:r w:rsidRPr="00D01638">
        <w:rPr>
          <w:vertAlign w:val="superscript"/>
        </w:rPr>
        <w:t>9</w:t>
      </w:r>
      <w:r w:rsidRPr="00D01638">
        <w:t>, Louis Suter</w:t>
      </w:r>
      <w:r w:rsidRPr="00D01638">
        <w:rPr>
          <w:vertAlign w:val="superscript"/>
        </w:rPr>
        <w:t>4</w:t>
      </w:r>
      <w:r w:rsidRPr="00D01638">
        <w:t>, Nicolas J. Vereecken</w:t>
      </w:r>
      <w:r w:rsidRPr="00D01638">
        <w:rPr>
          <w:vertAlign w:val="superscript"/>
        </w:rPr>
        <w:t>10</w:t>
      </w:r>
      <w:r w:rsidRPr="00D01638">
        <w:t xml:space="preserve"> and Ignasi Bartomeus</w:t>
      </w:r>
      <w:r w:rsidRPr="00D01638">
        <w:rPr>
          <w:vertAlign w:val="superscript"/>
        </w:rPr>
        <w:t>11</w:t>
      </w:r>
    </w:p>
    <w:p w:rsidR="00E71222" w:rsidRPr="00D01638" w:rsidRDefault="00E71222" w:rsidP="00CC48BB">
      <w:pPr>
        <w:spacing w:line="480" w:lineRule="auto"/>
        <w:jc w:val="both"/>
        <w:rPr>
          <w:sz w:val="21"/>
          <w:szCs w:val="21"/>
        </w:rPr>
      </w:pPr>
    </w:p>
    <w:p w:rsidR="00E71222" w:rsidRPr="00D01638" w:rsidRDefault="00E71222" w:rsidP="00CC48BB">
      <w:pPr>
        <w:spacing w:line="480" w:lineRule="auto"/>
        <w:jc w:val="both"/>
        <w:rPr>
          <w:sz w:val="21"/>
          <w:szCs w:val="21"/>
        </w:rPr>
      </w:pPr>
      <w:r w:rsidRPr="00D01638">
        <w:rPr>
          <w:sz w:val="21"/>
          <w:szCs w:val="21"/>
        </w:rPr>
        <w:t>1. School of Environmental and Rural Sciences, University of New England, Armidale, NSW 2351, Australia</w:t>
      </w:r>
    </w:p>
    <w:p w:rsidR="00E71222" w:rsidRPr="003E3DAA" w:rsidRDefault="00E71222" w:rsidP="00CC48BB">
      <w:pPr>
        <w:spacing w:line="480" w:lineRule="auto"/>
        <w:jc w:val="both"/>
        <w:rPr>
          <w:sz w:val="21"/>
          <w:szCs w:val="21"/>
        </w:rPr>
      </w:pPr>
      <w:r w:rsidRPr="003E3DAA">
        <w:rPr>
          <w:sz w:val="21"/>
          <w:szCs w:val="21"/>
        </w:rPr>
        <w:t>2. CSIRO Agriculture, GPO Box 2583, Brisbane, QLD 4001, Australia</w:t>
      </w:r>
    </w:p>
    <w:p w:rsidR="00E71222" w:rsidRPr="00B77527" w:rsidRDefault="00E71222" w:rsidP="00CC48BB">
      <w:pPr>
        <w:spacing w:line="480" w:lineRule="auto"/>
        <w:jc w:val="both"/>
        <w:rPr>
          <w:sz w:val="21"/>
          <w:szCs w:val="21"/>
        </w:rPr>
      </w:pPr>
      <w:r w:rsidRPr="00D01638">
        <w:rPr>
          <w:sz w:val="21"/>
          <w:szCs w:val="21"/>
        </w:rPr>
        <w:t>3.</w:t>
      </w:r>
      <w:r w:rsidRPr="00C93E96">
        <w:rPr>
          <w:sz w:val="15"/>
          <w:szCs w:val="15"/>
        </w:rPr>
        <w:t xml:space="preserve"> </w:t>
      </w:r>
      <w:r w:rsidRPr="00D01638">
        <w:rPr>
          <w:sz w:val="21"/>
          <w:szCs w:val="21"/>
        </w:rPr>
        <w:t>Department of Entomology, University of Minnesota, Minneapolis, MN, USA</w:t>
      </w:r>
    </w:p>
    <w:p w:rsidR="00E71222" w:rsidRPr="00E71222" w:rsidRDefault="00E71222" w:rsidP="00CC48BB">
      <w:pPr>
        <w:spacing w:line="480" w:lineRule="auto"/>
        <w:jc w:val="both"/>
        <w:rPr>
          <w:sz w:val="21"/>
          <w:szCs w:val="21"/>
          <w:lang w:val="de-DE"/>
          <w:rPrChange w:id="1" w:author="vesna.gagic@bio.bg.ac.rs" w:date="2018-06-15T08:27:00Z">
            <w:rPr>
              <w:sz w:val="21"/>
              <w:szCs w:val="21"/>
            </w:rPr>
          </w:rPrChange>
        </w:rPr>
      </w:pPr>
      <w:r w:rsidRPr="00E71222">
        <w:rPr>
          <w:sz w:val="21"/>
          <w:szCs w:val="21"/>
          <w:lang w:val="de-DE"/>
          <w:rPrChange w:id="2" w:author="vesna.gagic@bio.bg.ac.rs" w:date="2018-06-15T08:27:00Z">
            <w:rPr>
              <w:sz w:val="21"/>
              <w:szCs w:val="21"/>
            </w:rPr>
          </w:rPrChange>
        </w:rPr>
        <w:t>4. Eidgenössisches Departement für Wirtschaft, Agroscope Agrarökologie und Umwelt, CH-8046 Zürich, Switzerland</w:t>
      </w:r>
    </w:p>
    <w:p w:rsidR="00E71222" w:rsidRPr="00D121F7" w:rsidRDefault="00E71222" w:rsidP="00CC48BB">
      <w:pPr>
        <w:spacing w:line="480" w:lineRule="auto"/>
        <w:jc w:val="both"/>
        <w:rPr>
          <w:sz w:val="21"/>
          <w:szCs w:val="21"/>
        </w:rPr>
      </w:pPr>
      <w:r w:rsidRPr="00D121F7">
        <w:rPr>
          <w:sz w:val="21"/>
          <w:szCs w:val="21"/>
        </w:rPr>
        <w:t>5. School of Biological Sciences &amp; Cabot Institute, University of Bristol, Bristol, BS8 1TQ, UK</w:t>
      </w:r>
    </w:p>
    <w:p w:rsidR="00E71222" w:rsidRPr="00C93E96" w:rsidRDefault="00E71222" w:rsidP="00F47417">
      <w:pPr>
        <w:spacing w:line="480" w:lineRule="auto"/>
        <w:jc w:val="both"/>
        <w:rPr>
          <w:sz w:val="21"/>
          <w:szCs w:val="21"/>
        </w:rPr>
      </w:pPr>
      <w:r w:rsidRPr="00C93E96">
        <w:rPr>
          <w:sz w:val="21"/>
          <w:szCs w:val="21"/>
        </w:rPr>
        <w:t>6. Departamento de Zootecnia – CCA, Universidade Federal do Ceará, 60.356-000, Fortaleza, CE, Brazil</w:t>
      </w:r>
    </w:p>
    <w:p w:rsidR="00E71222" w:rsidRPr="00C93E96" w:rsidRDefault="00E71222" w:rsidP="00CC48BB">
      <w:pPr>
        <w:spacing w:line="480" w:lineRule="auto"/>
        <w:jc w:val="both"/>
        <w:rPr>
          <w:sz w:val="21"/>
          <w:szCs w:val="21"/>
        </w:rPr>
      </w:pPr>
      <w:r w:rsidRPr="00C93E96">
        <w:rPr>
          <w:sz w:val="21"/>
          <w:szCs w:val="21"/>
        </w:rPr>
        <w:t>7. Animal Ecology and Tropical Biology Biocenter, University of Würzburg, 97074 Würzburg, Germany</w:t>
      </w:r>
    </w:p>
    <w:p w:rsidR="00E71222" w:rsidRPr="00C93E96" w:rsidRDefault="00E71222" w:rsidP="00CC48BB">
      <w:pPr>
        <w:spacing w:line="480" w:lineRule="auto"/>
        <w:jc w:val="both"/>
        <w:rPr>
          <w:sz w:val="21"/>
          <w:szCs w:val="21"/>
        </w:rPr>
      </w:pPr>
      <w:r w:rsidRPr="00C93E96">
        <w:rPr>
          <w:sz w:val="21"/>
          <w:szCs w:val="21"/>
        </w:rPr>
        <w:t>8. Australian National Insect Collection, CSIRO, Canberra, ACT 2601, Australia</w:t>
      </w:r>
    </w:p>
    <w:p w:rsidR="00E71222" w:rsidRPr="00C93E96" w:rsidRDefault="00E71222" w:rsidP="00CC48BB">
      <w:pPr>
        <w:spacing w:line="480" w:lineRule="auto"/>
        <w:jc w:val="both"/>
        <w:rPr>
          <w:sz w:val="21"/>
          <w:szCs w:val="21"/>
        </w:rPr>
      </w:pPr>
      <w:r w:rsidRPr="00C93E96">
        <w:rPr>
          <w:sz w:val="21"/>
          <w:szCs w:val="21"/>
        </w:rPr>
        <w:t>9.</w:t>
      </w:r>
      <w:del w:id="3" w:author="vesna.gagic@bio.bg.ac.rs" w:date="2018-06-18T07:05:00Z">
        <w:r w:rsidRPr="00C93E96" w:rsidDel="003E3DAA">
          <w:rPr>
            <w:sz w:val="21"/>
            <w:szCs w:val="21"/>
          </w:rPr>
          <w:delText>.</w:delText>
        </w:r>
      </w:del>
      <w:r w:rsidRPr="00C93E96">
        <w:rPr>
          <w:sz w:val="21"/>
          <w:szCs w:val="21"/>
        </w:rPr>
        <w:t xml:space="preserve"> Botany Department, Trinity College Dublin, Ireland</w:t>
      </w:r>
    </w:p>
    <w:p w:rsidR="00E71222" w:rsidRPr="00D121F7" w:rsidRDefault="00E71222" w:rsidP="00CC48BB">
      <w:pPr>
        <w:spacing w:line="480" w:lineRule="auto"/>
        <w:jc w:val="both"/>
        <w:rPr>
          <w:sz w:val="21"/>
          <w:szCs w:val="21"/>
        </w:rPr>
      </w:pPr>
      <w:r w:rsidRPr="00C93E96">
        <w:rPr>
          <w:sz w:val="21"/>
          <w:szCs w:val="21"/>
        </w:rPr>
        <w:t>10.</w:t>
      </w:r>
      <w:r>
        <w:rPr>
          <w:sz w:val="21"/>
          <w:szCs w:val="21"/>
        </w:rPr>
        <w:t xml:space="preserve"> </w:t>
      </w:r>
      <w:r w:rsidRPr="00D121F7">
        <w:rPr>
          <w:sz w:val="21"/>
          <w:szCs w:val="21"/>
        </w:rPr>
        <w:t>Interfaculty School of Bioengineers</w:t>
      </w:r>
      <w:r>
        <w:rPr>
          <w:sz w:val="21"/>
          <w:szCs w:val="21"/>
        </w:rPr>
        <w:t>.</w:t>
      </w:r>
      <w:r w:rsidRPr="00D121F7">
        <w:rPr>
          <w:sz w:val="21"/>
          <w:szCs w:val="21"/>
        </w:rPr>
        <w:t xml:space="preserve"> Université Libre de Bruxelles, 1050 Bruxelles, Belgium</w:t>
      </w:r>
    </w:p>
    <w:p w:rsidR="00E71222" w:rsidRPr="00E71222" w:rsidRDefault="00E71222" w:rsidP="00CC48BB">
      <w:pPr>
        <w:spacing w:line="480" w:lineRule="auto"/>
        <w:jc w:val="both"/>
        <w:rPr>
          <w:sz w:val="21"/>
          <w:szCs w:val="21"/>
          <w:lang w:val="es-ES"/>
          <w:rPrChange w:id="4" w:author="vesna.gagic@bio.bg.ac.rs" w:date="2018-06-15T08:27:00Z">
            <w:rPr>
              <w:sz w:val="21"/>
              <w:szCs w:val="21"/>
            </w:rPr>
          </w:rPrChange>
        </w:rPr>
      </w:pPr>
      <w:r w:rsidRPr="00E71222">
        <w:rPr>
          <w:sz w:val="21"/>
          <w:szCs w:val="21"/>
          <w:lang w:val="es-ES"/>
          <w:rPrChange w:id="5" w:author="vesna.gagic@bio.bg.ac.rs" w:date="2018-06-15T08:27:00Z">
            <w:rPr>
              <w:sz w:val="21"/>
              <w:szCs w:val="21"/>
            </w:rPr>
          </w:rPrChange>
        </w:rPr>
        <w:t>11. Dpto. Ecología Integrativa, Estación Biológica de Doñana (EBD-CSIC), 41092 Sevilla, Spain</w:t>
      </w:r>
    </w:p>
    <w:p w:rsidR="00E71222" w:rsidRPr="00E71222" w:rsidRDefault="00E71222" w:rsidP="00CC48BB">
      <w:pPr>
        <w:spacing w:line="480" w:lineRule="auto"/>
        <w:jc w:val="both"/>
        <w:rPr>
          <w:sz w:val="21"/>
          <w:szCs w:val="21"/>
          <w:lang w:val="es-ES"/>
          <w:rPrChange w:id="6" w:author="vesna.gagic@bio.bg.ac.rs" w:date="2018-06-15T08:27:00Z">
            <w:rPr>
              <w:sz w:val="21"/>
              <w:szCs w:val="21"/>
            </w:rPr>
          </w:rPrChange>
        </w:rPr>
      </w:pPr>
    </w:p>
    <w:p w:rsidR="00E71222" w:rsidRPr="00D01638" w:rsidRDefault="00E71222" w:rsidP="00CC48BB">
      <w:pPr>
        <w:spacing w:line="480" w:lineRule="auto"/>
        <w:jc w:val="both"/>
        <w:rPr>
          <w:sz w:val="21"/>
          <w:szCs w:val="21"/>
        </w:rPr>
      </w:pPr>
      <w:r>
        <w:rPr>
          <w:sz w:val="21"/>
          <w:szCs w:val="21"/>
        </w:rPr>
        <w:t>*</w:t>
      </w:r>
      <w:r w:rsidRPr="00D121F7">
        <w:rPr>
          <w:sz w:val="21"/>
          <w:szCs w:val="21"/>
        </w:rPr>
        <w:t xml:space="preserve">Corresponding author: L. K. </w:t>
      </w:r>
      <w:r w:rsidRPr="00C93E96">
        <w:rPr>
          <w:sz w:val="21"/>
          <w:szCs w:val="21"/>
        </w:rPr>
        <w:t xml:space="preserve">Kendall, Email: </w:t>
      </w:r>
      <w:hyperlink r:id="rId8" w:history="1">
        <w:r w:rsidRPr="00C93E96">
          <w:rPr>
            <w:rStyle w:val="Hyperlink"/>
            <w:color w:val="auto"/>
            <w:sz w:val="21"/>
            <w:szCs w:val="21"/>
          </w:rPr>
          <w:t>lkendal2@myune.edu.au</w:t>
        </w:r>
      </w:hyperlink>
    </w:p>
    <w:p w:rsidR="00E71222" w:rsidRPr="00B77527" w:rsidRDefault="00E71222" w:rsidP="00CC48BB">
      <w:pPr>
        <w:jc w:val="both"/>
      </w:pPr>
      <w:r w:rsidRPr="00B77527">
        <w:br w:type="page"/>
      </w:r>
    </w:p>
    <w:p w:rsidR="00E71222" w:rsidRPr="00B77527" w:rsidRDefault="00E71222" w:rsidP="00F34E6D">
      <w:pPr>
        <w:spacing w:line="480" w:lineRule="auto"/>
        <w:jc w:val="both"/>
        <w:outlineLvl w:val="0"/>
        <w:rPr>
          <w:sz w:val="28"/>
          <w:szCs w:val="28"/>
        </w:rPr>
      </w:pPr>
      <w:r w:rsidRPr="00B77527">
        <w:rPr>
          <w:b/>
          <w:bCs/>
          <w:sz w:val="28"/>
          <w:szCs w:val="28"/>
        </w:rPr>
        <w:t>Abstract</w:t>
      </w:r>
    </w:p>
    <w:p w:rsidR="00E71222" w:rsidRPr="00957B91" w:rsidRDefault="00E71222" w:rsidP="00BB30D0">
      <w:pPr>
        <w:spacing w:line="480" w:lineRule="auto"/>
        <w:jc w:val="both"/>
      </w:pPr>
      <w:r w:rsidRPr="00D121F7">
        <w:t xml:space="preserve">Pollinator insect body size </w:t>
      </w:r>
      <w:ins w:id="7" w:author="Romina Rader" w:date="2018-06-14T10:15:00Z">
        <w:r>
          <w:t xml:space="preserve">and mass are important </w:t>
        </w:r>
      </w:ins>
      <w:ins w:id="8" w:author="Romina Rader" w:date="2018-06-14T10:16:00Z">
        <w:r>
          <w:t>traits</w:t>
        </w:r>
      </w:ins>
      <w:ins w:id="9" w:author="vesna.gagic@bio.bg.ac.rs" w:date="2018-06-15T08:27:00Z">
        <w:r>
          <w:t xml:space="preserve"> for</w:t>
        </w:r>
      </w:ins>
      <w:ins w:id="10" w:author="Romina Rader" w:date="2018-06-14T10:16:00Z">
        <w:del w:id="11" w:author="vesna.gagic@bio.bg.ac.rs" w:date="2018-06-15T08:27:00Z">
          <w:r w:rsidDel="000B4E2C">
            <w:delText xml:space="preserve"> of</w:delText>
          </w:r>
        </w:del>
        <w:r>
          <w:t xml:space="preserve"> ecolog</w:t>
        </w:r>
      </w:ins>
      <w:ins w:id="12" w:author="vesna.gagic@bio.bg.ac.rs" w:date="2018-06-15T08:27:00Z">
        <w:r>
          <w:t>y</w:t>
        </w:r>
      </w:ins>
      <w:ins w:id="13" w:author="Romina Rader" w:date="2018-06-14T10:16:00Z">
        <w:del w:id="14" w:author="vesna.gagic@bio.bg.ac.rs" w:date="2018-06-15T08:27:00Z">
          <w:r w:rsidDel="000B4E2C">
            <w:delText>ical</w:delText>
          </w:r>
        </w:del>
        <w:r>
          <w:t xml:space="preserve"> and conservation </w:t>
        </w:r>
        <w:del w:id="15" w:author="vesna.gagic@bio.bg.ac.rs" w:date="2018-06-15T08:27:00Z">
          <w:r w:rsidDel="000B4E2C">
            <w:delText xml:space="preserve">importance </w:delText>
          </w:r>
        </w:del>
      </w:ins>
      <w:ins w:id="16" w:author="Romina Rader" w:date="2018-06-14T10:15:00Z">
        <w:r>
          <w:t xml:space="preserve">because they </w:t>
        </w:r>
      </w:ins>
      <w:ins w:id="17" w:author="Romina Rader" w:date="2018-06-14T14:16:00Z">
        <w:r>
          <w:t xml:space="preserve">often </w:t>
        </w:r>
      </w:ins>
      <w:ins w:id="18" w:author="Romina Rader" w:date="2018-06-14T10:15:00Z">
        <w:r>
          <w:t>correlate strongly with fitness</w:t>
        </w:r>
      </w:ins>
      <w:ins w:id="19" w:author="Romina Rader" w:date="2018-06-14T12:46:00Z">
        <w:r>
          <w:t xml:space="preserve">.  </w:t>
        </w:r>
      </w:ins>
      <w:ins w:id="20" w:author="Nacho Bartomeus" w:date="2018-06-11T20:48:00Z">
        <w:del w:id="21" w:author="Romina Rader" w:date="2018-06-14T12:43:00Z">
          <w:r w:rsidDel="00BB30D0">
            <w:delText xml:space="preserve">is a central </w:delText>
          </w:r>
        </w:del>
      </w:ins>
      <w:ins w:id="22" w:author="Nacho Bartomeus" w:date="2018-06-11T20:49:00Z">
        <w:del w:id="23" w:author="Romina Rader" w:date="2018-06-14T12:43:00Z">
          <w:r w:rsidDel="00BB30D0">
            <w:delText>trait</w:delText>
          </w:r>
        </w:del>
      </w:ins>
      <w:ins w:id="24" w:author="Nacho Bartomeus" w:date="2018-06-11T20:48:00Z">
        <w:del w:id="25" w:author="Romina Rader" w:date="2018-06-14T12:43:00Z">
          <w:r w:rsidDel="00BB30D0">
            <w:delText xml:space="preserve"> </w:delText>
          </w:r>
        </w:del>
      </w:ins>
      <w:ins w:id="26" w:author="Nacho Bartomeus" w:date="2018-06-11T20:49:00Z">
        <w:del w:id="27" w:author="Romina Rader" w:date="2018-06-14T12:43:00Z">
          <w:r w:rsidDel="00BB30D0">
            <w:delText>of</w:delText>
          </w:r>
        </w:del>
      </w:ins>
      <w:ins w:id="28" w:author="Nacho Bartomeus" w:date="2018-06-11T20:48:00Z">
        <w:del w:id="29" w:author="Romina Rader" w:date="2018-06-14T12:43:00Z">
          <w:r w:rsidDel="00BB30D0">
            <w:delText xml:space="preserve"> ecological and </w:delText>
          </w:r>
        </w:del>
      </w:ins>
      <w:ins w:id="30" w:author="Nacho Bartomeus" w:date="2018-06-11T20:49:00Z">
        <w:del w:id="31" w:author="Romina Rader" w:date="2018-06-14T12:43:00Z">
          <w:r w:rsidDel="00BB30D0">
            <w:delText>conservation importance</w:delText>
          </w:r>
        </w:del>
      </w:ins>
      <w:ins w:id="32" w:author="Nacho Bartomeus" w:date="2018-06-11T20:48:00Z">
        <w:del w:id="33" w:author="Romina Rader" w:date="2018-06-14T12:43:00Z">
          <w:r w:rsidDel="00BB30D0">
            <w:delText xml:space="preserve"> </w:delText>
          </w:r>
        </w:del>
      </w:ins>
      <w:del w:id="34" w:author="Romina Rader" w:date="2018-06-14T12:43:00Z">
        <w:r w:rsidRPr="00D121F7" w:rsidDel="00BB30D0">
          <w:delText xml:space="preserve">can predict </w:delText>
        </w:r>
        <w:r w:rsidDel="00BB30D0">
          <w:delText>influential</w:delText>
        </w:r>
        <w:r w:rsidRPr="00D121F7" w:rsidDel="00BB30D0">
          <w:delText xml:space="preserve"> ecological traits</w:delText>
        </w:r>
        <w:r w:rsidRPr="00C93E96" w:rsidDel="00BB30D0">
          <w:delText xml:space="preserve"> </w:delText>
        </w:r>
      </w:del>
      <w:ins w:id="35" w:author="Romina Rader" w:date="2018-06-14T12:46:00Z">
        <w:r>
          <w:t xml:space="preserve">As </w:t>
        </w:r>
      </w:ins>
      <w:del w:id="36" w:author="Romina Rader" w:date="2018-06-14T12:46:00Z">
        <w:r w:rsidRPr="00957B91" w:rsidDel="009158E1">
          <w:delText>however</w:delText>
        </w:r>
      </w:del>
      <w:del w:id="37" w:author="Romina Rader" w:date="2018-06-14T12:44:00Z">
        <w:r w:rsidRPr="00957B91" w:rsidDel="00BB30D0">
          <w:delText xml:space="preserve"> it is</w:delText>
        </w:r>
      </w:del>
      <w:ins w:id="38" w:author="Romina Rader" w:date="2018-06-14T12:44:00Z">
        <w:r>
          <w:t>body size is</w:t>
        </w:r>
      </w:ins>
      <w:r w:rsidRPr="00957B91">
        <w:t xml:space="preserve"> often impractical to directly measure</w:t>
      </w:r>
      <w:ins w:id="39" w:author="Romina Rader" w:date="2018-06-14T12:46:00Z">
        <w:r>
          <w:t xml:space="preserve">, </w:t>
        </w:r>
      </w:ins>
      <w:del w:id="40" w:author="Romina Rader" w:date="2018-06-14T12:46:00Z">
        <w:r w:rsidRPr="00957B91" w:rsidDel="009158E1">
          <w:delText>. A</w:delText>
        </w:r>
      </w:del>
      <w:ins w:id="41" w:author="Romina Rader" w:date="2018-06-14T12:46:00Z">
        <w:r>
          <w:t>a</w:t>
        </w:r>
      </w:ins>
      <w:r w:rsidRPr="00957B91">
        <w:t xml:space="preserve">llometric scaling laws </w:t>
      </w:r>
      <w:del w:id="42" w:author="Romina Rader" w:date="2018-06-14T15:36:00Z">
        <w:r w:rsidRPr="00957B91" w:rsidDel="007C64CD">
          <w:delText xml:space="preserve">can </w:delText>
        </w:r>
      </w:del>
      <w:ins w:id="43" w:author="Romina Rader" w:date="2018-06-14T15:36:00Z">
        <w:r>
          <w:t>have been</w:t>
        </w:r>
      </w:ins>
      <w:ins w:id="44" w:author="Romina Rader" w:date="2018-06-14T12:46:00Z">
        <w:r>
          <w:t xml:space="preserve"> used to </w:t>
        </w:r>
      </w:ins>
      <w:r w:rsidRPr="00957B91">
        <w:t>overcome this problem</w:t>
      </w:r>
      <w:ins w:id="45" w:author="Romina Rader" w:date="2018-06-14T12:46:00Z">
        <w:r>
          <w:t xml:space="preserve">.  However, </w:t>
        </w:r>
      </w:ins>
      <w:del w:id="46" w:author="Romina Rader" w:date="2018-06-14T12:46:00Z">
        <w:r w:rsidRPr="00957B91" w:rsidDel="009158E1">
          <w:delText xml:space="preserve"> yet available</w:delText>
        </w:r>
      </w:del>
      <w:ins w:id="47" w:author="Romina Rader" w:date="2018-06-14T12:46:00Z">
        <w:r>
          <w:t xml:space="preserve"> existing</w:t>
        </w:r>
      </w:ins>
      <w:r w:rsidRPr="00957B91">
        <w:t xml:space="preserve"> models are outdated, rely upon geographically restricted sampling and have limited applicability for non-bee taxa. </w:t>
      </w:r>
      <w:del w:id="48" w:author="Romina Rader" w:date="2018-06-14T12:44:00Z">
        <w:r w:rsidRPr="00957B91" w:rsidDel="00BB30D0">
          <w:delText>More accurate predictions of pollinator body size require d</w:delText>
        </w:r>
      </w:del>
      <w:ins w:id="49" w:author="Romina Rader" w:date="2018-06-14T12:44:00Z">
        <w:r>
          <w:t>D</w:t>
        </w:r>
      </w:ins>
      <w:r w:rsidRPr="00957B91">
        <w:t xml:space="preserve">ynamic models that consider biogeography, intraspecific variation and phylogenetic relatedness within an </w:t>
      </w:r>
      <w:commentRangeStart w:id="50"/>
      <w:del w:id="51" w:author="Romina Rader" w:date="2018-06-14T12:45:00Z">
        <w:r w:rsidRPr="00957B91" w:rsidDel="00BB30D0">
          <w:delText xml:space="preserve">iterative </w:delText>
        </w:r>
      </w:del>
      <w:commentRangeEnd w:id="50"/>
      <w:ins w:id="52" w:author="Romina Rader" w:date="2018-06-14T12:45:00Z">
        <w:r>
          <w:t>adaptive?</w:t>
        </w:r>
        <w:r w:rsidRPr="00957B91">
          <w:t xml:space="preserve"> </w:t>
        </w:r>
      </w:ins>
      <w:r>
        <w:rPr>
          <w:rStyle w:val="CommentReference"/>
          <w:rFonts w:ascii="Calibri" w:hAnsi="Calibri" w:cs="Calibri"/>
          <w:lang w:val="en-GB"/>
        </w:rPr>
        <w:commentReference w:id="50"/>
      </w:r>
      <w:r w:rsidRPr="00957B91">
        <w:t>framework</w:t>
      </w:r>
      <w:ins w:id="53" w:author="Romina Rader" w:date="2018-06-14T12:44:00Z">
        <w:r>
          <w:t xml:space="preserve"> will </w:t>
        </w:r>
      </w:ins>
      <w:ins w:id="54" w:author="Romina Rader" w:date="2018-06-14T12:45:00Z">
        <w:r>
          <w:t>ensure greater</w:t>
        </w:r>
      </w:ins>
      <w:ins w:id="55" w:author="Romina Rader" w:date="2018-06-14T12:44:00Z">
        <w:r w:rsidRPr="00957B91">
          <w:t xml:space="preserve"> accura</w:t>
        </w:r>
      </w:ins>
      <w:ins w:id="56" w:author="Romina Rader" w:date="2018-06-14T12:45:00Z">
        <w:r>
          <w:t>cy of body size</w:t>
        </w:r>
      </w:ins>
      <w:ins w:id="57" w:author="Romina Rader" w:date="2018-06-14T12:44:00Z">
        <w:r w:rsidRPr="00957B91">
          <w:t xml:space="preserve"> predictions</w:t>
        </w:r>
      </w:ins>
      <w:r w:rsidRPr="00957B91">
        <w:t xml:space="preserve">. </w:t>
      </w:r>
      <w:del w:id="58" w:author="Romina Rader" w:date="2018-06-14T12:47:00Z">
        <w:r w:rsidRPr="00957B91" w:rsidDel="009158E1">
          <w:delText>W</w:delText>
        </w:r>
      </w:del>
      <w:del w:id="59" w:author="Romina Rader" w:date="2018-06-14T12:49:00Z">
        <w:r w:rsidRPr="00957B91" w:rsidDel="009158E1">
          <w:delText xml:space="preserve">e </w:delText>
        </w:r>
      </w:del>
      <w:del w:id="60" w:author="Romina Rader" w:date="2018-06-14T12:47:00Z">
        <w:r w:rsidRPr="00957B91" w:rsidDel="009158E1">
          <w:delText>improved upon</w:delText>
        </w:r>
      </w:del>
      <w:del w:id="61" w:author="Romina Rader" w:date="2018-06-14T12:49:00Z">
        <w:r w:rsidRPr="00957B91" w:rsidDel="009158E1">
          <w:delText xml:space="preserve"> pre-existing equations for estimating body size in two key pollinating taxa (bees and hoverflies). </w:delText>
        </w:r>
      </w:del>
      <w:r w:rsidRPr="00957B91">
        <w:t xml:space="preserve">We measured dry weight and intertegular distance (ITD) of 337 bee species and 103 hoverfly species across four biogeographic regions: Australia, Europe, South America and North America. We </w:t>
      </w:r>
      <w:ins w:id="62" w:author="Romina Rader" w:date="2018-06-14T12:50:00Z">
        <w:r>
          <w:t xml:space="preserve">updated existing equations to </w:t>
        </w:r>
      </w:ins>
      <w:r w:rsidRPr="00957B91">
        <w:t>test</w:t>
      </w:r>
      <w:del w:id="63" w:author="Romina Rader" w:date="2018-06-14T12:50:00Z">
        <w:r w:rsidRPr="00957B91" w:rsidDel="009158E1">
          <w:delText>ed</w:delText>
        </w:r>
      </w:del>
      <w:r w:rsidRPr="00957B91">
        <w:t xml:space="preserve"> the power of ITD alone and i</w:t>
      </w:r>
      <w:del w:id="64" w:author="Romina Rader" w:date="2018-06-14T12:50:00Z">
        <w:r w:rsidRPr="00957B91" w:rsidDel="009158E1">
          <w:delText>n</w:delText>
        </w:r>
      </w:del>
      <w:ins w:id="65" w:author="Romina Rader" w:date="2018-06-14T12:50:00Z">
        <w:r>
          <w:t>ts</w:t>
        </w:r>
      </w:ins>
      <w:r w:rsidRPr="00957B91">
        <w:t xml:space="preserve"> interaction with region, sex and</w:t>
      </w:r>
      <w:r>
        <w:t xml:space="preserve"> phylogeny or</w:t>
      </w:r>
      <w:r w:rsidRPr="00957B91">
        <w:t xml:space="preserve"> taxonomy to predict interspecific</w:t>
      </w:r>
      <w:ins w:id="66" w:author="Romina Rader" w:date="2018-06-14T12:53:00Z">
        <w:r>
          <w:t xml:space="preserve"> and intraspecific</w:t>
        </w:r>
      </w:ins>
      <w:r w:rsidRPr="00957B91">
        <w:t xml:space="preserve"> </w:t>
      </w:r>
      <w:ins w:id="67" w:author="vesna.gagic@bio.bg.ac.rs" w:date="2018-06-15T08:31:00Z">
        <w:r>
          <w:t xml:space="preserve">variation in? </w:t>
        </w:r>
      </w:ins>
      <w:r w:rsidRPr="00957B91">
        <w:t>pollinator body size</w:t>
      </w:r>
      <w:ins w:id="68" w:author="Romina Rader" w:date="2018-06-14T12:51:00Z">
        <w:r>
          <w:t>.  We used</w:t>
        </w:r>
      </w:ins>
      <w:del w:id="69" w:author="Romina Rader" w:date="2018-06-14T12:51:00Z">
        <w:r w:rsidRPr="00957B91" w:rsidDel="009158E1">
          <w:delText xml:space="preserve"> using</w:delText>
        </w:r>
      </w:del>
      <w:r w:rsidRPr="00957B91">
        <w:t xml:space="preserve"> generalised linear mixed models</w:t>
      </w:r>
      <w:del w:id="70" w:author="Romina Rader" w:date="2018-06-14T12:51:00Z">
        <w:r w:rsidRPr="00957B91" w:rsidDel="009158E1">
          <w:delText xml:space="preserve"> and</w:delText>
        </w:r>
      </w:del>
      <w:ins w:id="71" w:author="Romina Rader" w:date="2018-06-14T12:51:00Z">
        <w:r>
          <w:t xml:space="preserve"> to</w:t>
        </w:r>
      </w:ins>
      <w:r w:rsidRPr="00957B91">
        <w:t xml:space="preserve"> assess</w:t>
      </w:r>
      <w:del w:id="72" w:author="Romina Rader" w:date="2018-06-14T12:51:00Z">
        <w:r w:rsidRPr="00957B91" w:rsidDel="009158E1">
          <w:delText xml:space="preserve">ed </w:delText>
        </w:r>
      </w:del>
      <w:ins w:id="73" w:author="Romina Rader" w:date="2018-06-14T12:51:00Z">
        <w:r>
          <w:t xml:space="preserve"> </w:t>
        </w:r>
      </w:ins>
      <w:r w:rsidRPr="00957B91">
        <w:t xml:space="preserve">intraspecific ITD - body size relationships for five species per taxa. </w:t>
      </w:r>
      <w:ins w:id="74" w:author="Romina Rader" w:date="2018-06-14T12:54:00Z">
        <w:r>
          <w:t>Interspecific b</w:t>
        </w:r>
      </w:ins>
      <w:ins w:id="75" w:author="Romina Rader" w:date="2018-06-14T12:51:00Z">
        <w:r w:rsidRPr="00957B91">
          <w:t>ody size predictions</w:t>
        </w:r>
        <w:r>
          <w:t xml:space="preserve"> </w:t>
        </w:r>
      </w:ins>
      <w:ins w:id="76" w:author="Romina Rader" w:date="2018-06-14T12:52:00Z">
        <w:r>
          <w:t>improved by X% (</w:t>
        </w:r>
        <w:r w:rsidRPr="00957B91">
          <w:rPr>
            <w:i/>
            <w:iCs/>
          </w:rPr>
          <w:t>R</w:t>
        </w:r>
        <w:r>
          <w:rPr>
            <w:i/>
            <w:iCs/>
            <w:vertAlign w:val="superscript"/>
          </w:rPr>
          <w:t xml:space="preserve">2: </w:t>
        </w:r>
        <w:r>
          <w:t>0.X</w:t>
        </w:r>
        <w:r w:rsidRPr="00957B91">
          <w:t xml:space="preserve"> – 0.</w:t>
        </w:r>
        <w:r>
          <w:t xml:space="preserve">X) </w:t>
        </w:r>
      </w:ins>
      <w:ins w:id="77" w:author="Romina Rader" w:date="2018-06-14T12:51:00Z">
        <w:r>
          <w:t>when</w:t>
        </w:r>
      </w:ins>
      <w:ins w:id="78" w:author="vesna.gagic@bio.bg.ac.rs" w:date="2018-06-15T08:32:00Z">
        <w:r>
          <w:t xml:space="preserve"> </w:t>
        </w:r>
      </w:ins>
      <w:del w:id="79" w:author="Romina Rader" w:date="2018-06-14T12:52:00Z">
        <w:r w:rsidRPr="00957B91" w:rsidDel="009158E1">
          <w:delText>Including b</w:delText>
        </w:r>
      </w:del>
      <w:ins w:id="80" w:author="Romina Rader" w:date="2018-06-14T12:52:00Z">
        <w:r>
          <w:t>b</w:t>
        </w:r>
      </w:ins>
      <w:r w:rsidRPr="00957B91">
        <w:t xml:space="preserve">iogeography, sex and </w:t>
      </w:r>
      <w:r>
        <w:t xml:space="preserve">phylogeny or </w:t>
      </w:r>
      <w:r w:rsidRPr="00957B91">
        <w:t xml:space="preserve">taxonomy </w:t>
      </w:r>
      <w:del w:id="81" w:author="Nacho Bartomeus" w:date="2018-06-11T20:51:00Z">
        <w:r w:rsidRPr="00957B91" w:rsidDel="00B87DDD">
          <w:delText xml:space="preserve">considerably </w:delText>
        </w:r>
      </w:del>
      <w:del w:id="82" w:author="Romina Rader" w:date="2018-06-14T12:52:00Z">
        <w:r w:rsidRPr="00957B91" w:rsidDel="009158E1">
          <w:delText xml:space="preserve">improved interspecific </w:delText>
        </w:r>
      </w:del>
      <w:del w:id="83" w:author="Romina Rader" w:date="2018-06-14T12:51:00Z">
        <w:r w:rsidRPr="00957B91" w:rsidDel="009158E1">
          <w:delText>body size predictions</w:delText>
        </w:r>
      </w:del>
      <w:ins w:id="84" w:author="Nacho Bartomeus" w:date="2018-06-11T20:51:00Z">
        <w:del w:id="85" w:author="Romina Rader" w:date="2018-06-14T12:51:00Z">
          <w:r w:rsidDel="009158E1">
            <w:delText xml:space="preserve"> </w:delText>
          </w:r>
        </w:del>
        <w:del w:id="86" w:author="Romina Rader" w:date="2018-06-14T12:52:00Z">
          <w:r w:rsidDel="009158E1">
            <w:delText>by X% (</w:delText>
          </w:r>
          <w:r w:rsidRPr="00957B91" w:rsidDel="009158E1">
            <w:rPr>
              <w:i/>
              <w:iCs/>
            </w:rPr>
            <w:delText>R</w:delText>
          </w:r>
          <w:r w:rsidDel="009158E1">
            <w:rPr>
              <w:i/>
              <w:iCs/>
              <w:vertAlign w:val="superscript"/>
            </w:rPr>
            <w:delText xml:space="preserve">2: </w:delText>
          </w:r>
          <w:r w:rsidDel="009158E1">
            <w:delText>0.X</w:delText>
          </w:r>
          <w:r w:rsidRPr="00957B91" w:rsidDel="009158E1">
            <w:delText xml:space="preserve"> – 0.</w:delText>
          </w:r>
          <w:r w:rsidDel="009158E1">
            <w:delText>X)</w:delText>
          </w:r>
        </w:del>
      </w:ins>
      <w:ins w:id="87" w:author="Romina Rader" w:date="2018-06-14T12:53:00Z">
        <w:r>
          <w:t xml:space="preserve"> </w:t>
        </w:r>
      </w:ins>
      <w:ins w:id="88" w:author="Romina Rader" w:date="2018-06-14T12:52:00Z">
        <w:r>
          <w:t>were included</w:t>
        </w:r>
      </w:ins>
      <w:r w:rsidRPr="00957B91">
        <w:t xml:space="preserve">. </w:t>
      </w:r>
      <w:ins w:id="89" w:author="Nacho Bartomeus" w:date="2018-06-11T20:52:00Z">
        <w:r>
          <w:t>However, i</w:t>
        </w:r>
      </w:ins>
      <w:del w:id="90" w:author="Nacho Bartomeus" w:date="2018-06-11T20:52:00Z">
        <w:r w:rsidRPr="00957B91" w:rsidDel="00792EDA">
          <w:delText>I</w:delText>
        </w:r>
      </w:del>
      <w:r w:rsidRPr="00957B91">
        <w:t>ntraspecific models found ITD a</w:t>
      </w:r>
      <w:del w:id="91" w:author="vesna.gagic@bio.bg.ac.rs" w:date="2018-06-15T08:33:00Z">
        <w:r w:rsidRPr="00957B91" w:rsidDel="00C356D3">
          <w:delText>n</w:delText>
        </w:r>
      </w:del>
      <w:r w:rsidRPr="00957B91">
        <w:t xml:space="preserve"> </w:t>
      </w:r>
      <w:ins w:id="92" w:author="vesna.gagic@bio.bg.ac.rs" w:date="2018-06-15T08:33:00Z">
        <w:r>
          <w:t xml:space="preserve">less </w:t>
        </w:r>
      </w:ins>
      <w:del w:id="93" w:author="vesna.gagic@bio.bg.ac.rs" w:date="2018-06-15T08:33:00Z">
        <w:r w:rsidRPr="00957B91" w:rsidDel="00C356D3">
          <w:delText>un</w:delText>
        </w:r>
      </w:del>
      <w:r w:rsidRPr="00957B91">
        <w:t>reliable predictor of body size for bees (</w:t>
      </w:r>
      <w:r w:rsidRPr="00957B91">
        <w:rPr>
          <w:i/>
          <w:iCs/>
        </w:rPr>
        <w:t>R</w:t>
      </w:r>
      <w:r w:rsidRPr="00957B91">
        <w:rPr>
          <w:i/>
          <w:iCs/>
          <w:vertAlign w:val="superscript"/>
        </w:rPr>
        <w:t>2</w:t>
      </w:r>
      <w:r w:rsidRPr="00957B91">
        <w:t>: 0.02 – 0.46) and hoverflies (</w:t>
      </w:r>
      <w:r w:rsidRPr="00957B91">
        <w:rPr>
          <w:i/>
          <w:iCs/>
        </w:rPr>
        <w:t>R</w:t>
      </w:r>
      <w:r w:rsidRPr="00957B91">
        <w:rPr>
          <w:i/>
          <w:iCs/>
          <w:vertAlign w:val="superscript"/>
        </w:rPr>
        <w:t>2</w:t>
      </w:r>
      <w:r w:rsidRPr="00957B91">
        <w:t xml:space="preserve">: -0.11 – 0.44). These </w:t>
      </w:r>
      <w:del w:id="94" w:author="Romina Rader" w:date="2018-06-14T12:55:00Z">
        <w:r w:rsidRPr="00957B91" w:rsidDel="004E7FE3">
          <w:delText xml:space="preserve">highly applicable </w:delText>
        </w:r>
      </w:del>
      <w:r w:rsidRPr="00957B91">
        <w:t>models form the basis of the dynamic R package, '</w:t>
      </w:r>
      <w:r w:rsidRPr="00957B91">
        <w:rPr>
          <w:i/>
          <w:iCs/>
        </w:rPr>
        <w:t>pollimetry</w:t>
      </w:r>
      <w:r w:rsidRPr="00957B91">
        <w:t>’, and provide a</w:t>
      </w:r>
      <w:ins w:id="95" w:author="Romina Rader" w:date="2018-06-14T12:55:00Z">
        <w:r>
          <w:t xml:space="preserve"> new</w:t>
        </w:r>
      </w:ins>
      <w:ins w:id="96" w:author="vesna.gagic@bio.bg.ac.rs" w:date="2018-06-15T08:33:00Z">
        <w:r>
          <w:t xml:space="preserve"> </w:t>
        </w:r>
      </w:ins>
      <w:del w:id="97" w:author="Romina Rader" w:date="2018-06-14T12:55:00Z">
        <w:r w:rsidRPr="00957B91" w:rsidDel="004E7FE3">
          <w:delText xml:space="preserve">n updated </w:delText>
        </w:r>
      </w:del>
      <w:r w:rsidRPr="00957B91">
        <w:t>resource for allometric research concerning insect pollinators worldwide.</w:t>
      </w:r>
    </w:p>
    <w:p w:rsidR="00E71222" w:rsidRPr="00957B91" w:rsidRDefault="00E71222" w:rsidP="00CC48BB">
      <w:pPr>
        <w:spacing w:line="480" w:lineRule="auto"/>
        <w:jc w:val="both"/>
      </w:pPr>
    </w:p>
    <w:p w:rsidR="00E71222" w:rsidRPr="00957B91" w:rsidRDefault="00E71222" w:rsidP="00F34E6D">
      <w:pPr>
        <w:spacing w:line="480" w:lineRule="auto"/>
        <w:jc w:val="both"/>
        <w:outlineLvl w:val="0"/>
      </w:pPr>
      <w:r w:rsidRPr="00957B91">
        <w:rPr>
          <w:b/>
          <w:bCs/>
        </w:rPr>
        <w:t>Keywords</w:t>
      </w:r>
      <w:r w:rsidRPr="00957B91">
        <w:t>: allometry, Apoidea,</w:t>
      </w:r>
      <w:r>
        <w:t xml:space="preserve"> biogeography,</w:t>
      </w:r>
      <w:r w:rsidRPr="00957B91">
        <w:t xml:space="preserve"> body size, pollination, Syrphidae</w:t>
      </w:r>
    </w:p>
    <w:p w:rsidR="00E71222" w:rsidRDefault="00E71222">
      <w:r>
        <w:br w:type="page"/>
      </w:r>
    </w:p>
    <w:p w:rsidR="00E71222" w:rsidRPr="00957B91" w:rsidRDefault="00E71222" w:rsidP="00F34E6D">
      <w:pPr>
        <w:spacing w:line="480" w:lineRule="auto"/>
        <w:jc w:val="both"/>
        <w:outlineLvl w:val="0"/>
        <w:rPr>
          <w:b/>
          <w:bCs/>
          <w:sz w:val="28"/>
          <w:szCs w:val="28"/>
        </w:rPr>
      </w:pPr>
      <w:r w:rsidRPr="00957B91">
        <w:rPr>
          <w:b/>
          <w:bCs/>
          <w:sz w:val="28"/>
          <w:szCs w:val="28"/>
        </w:rPr>
        <w:t>Introduction</w:t>
      </w:r>
    </w:p>
    <w:p w:rsidR="00E71222" w:rsidRPr="00E71222" w:rsidRDefault="00E71222" w:rsidP="00CC48BB">
      <w:pPr>
        <w:spacing w:line="480" w:lineRule="auto"/>
        <w:jc w:val="both"/>
        <w:rPr>
          <w:lang w:val="de-DE"/>
          <w:rPrChange w:id="98" w:author="vesna.gagic@bio.bg.ac.rs" w:date="2018-06-15T08:27:00Z">
            <w:rPr/>
          </w:rPrChange>
        </w:rPr>
      </w:pPr>
      <w:r w:rsidRPr="00957B91">
        <w:t xml:space="preserve">Body size is </w:t>
      </w:r>
      <w:ins w:id="99" w:author="Romina Rader" w:date="2018-06-14T15:37:00Z">
        <w:r>
          <w:t>an important trait</w:t>
        </w:r>
        <w:r w:rsidRPr="003971DC">
          <w:t xml:space="preserve"> </w:t>
        </w:r>
        <w:r w:rsidRPr="00957B91">
          <w:t>that influences key patterns across all levels of biological organisation</w:t>
        </w:r>
        <w:r w:rsidRPr="003971DC">
          <w:t xml:space="preserve"> </w:t>
        </w:r>
      </w:ins>
      <w:del w:id="100" w:author="Romina Rader" w:date="2018-06-14T15:37:00Z">
        <w:r w:rsidRPr="00957B91" w:rsidDel="003971DC">
          <w:delText>an intrinsic trait of all organisms that influences key patterns across all levels of biological organisation</w:delText>
        </w:r>
      </w:del>
      <w:r w:rsidRPr="00957B91">
        <w:t>. Adult body size variation (both intra- and interspecific) in insects is the outcome of natural selection affecting physiological and biochemical processes during ontogeny (</w:t>
      </w:r>
      <w:commentRangeStart w:id="101"/>
      <w:r w:rsidRPr="00957B91">
        <w:t xml:space="preserve">see Chown &amp; Gaston 2010’s </w:t>
      </w:r>
      <w:r w:rsidRPr="00957B91">
        <w:fldChar w:fldCharType="begin"/>
      </w:r>
      <w:r w:rsidRPr="00957B91">
        <w:instrText xml:space="preserve"> ADDIN EN.CITE &lt;EndNote&gt;&lt;Cite ExcludeAuth="1" ExcludeYear="1" Hidden="1"&gt;&lt;Author&gt;Chown&lt;/Author&gt;&lt;Year&gt;2010&lt;/Year&gt;&lt;RecNum&gt;401&lt;/RecNum&gt;&lt;record&gt;&lt;rec-number&gt;401&lt;/rec-number&gt;&lt;foreign-keys&gt;&lt;key app="EN" db-id="twvpvpzrmraraue02fm5vd5etx0ewxa9e9rf" timestamp="1526531690"&gt;401&lt;/key&gt;&lt;/foreign-keys&gt;&lt;ref-type name="Journal Article"&gt;17&lt;/ref-type&gt;&lt;contributors&gt;&lt;authors&gt;&lt;author&gt;Chown, Steven L&lt;/author&gt;&lt;author&gt;Gaston, Kevin J&lt;/author&gt;&lt;/authors&gt;&lt;/contributors&gt;&lt;titles&gt;&lt;title&gt;Body size variation in insects: a macroecological perspective&lt;/title&gt;&lt;secondary-title&gt;Biological Reviews&lt;/secondary-title&gt;&lt;/titles&gt;&lt;periodical&gt;&lt;full-title&gt;Biological Reviews&lt;/full-title&gt;&lt;/periodical&gt;&lt;pages&gt;139-169&lt;/pages&gt;&lt;volume&gt;85&lt;/volume&gt;&lt;number&gt;1&lt;/number&gt;&lt;dates&gt;&lt;year&gt;2010&lt;/year&gt;&lt;/dates&gt;&lt;isbn&gt;1469-185X&lt;/isbn&gt;&lt;urls&gt;&lt;/urls&gt;&lt;/record&gt;&lt;/Cite&gt;&lt;/EndNote&gt;</w:instrText>
      </w:r>
      <w:r w:rsidRPr="00957B91">
        <w:fldChar w:fldCharType="end"/>
      </w:r>
      <w:r w:rsidRPr="00D01638">
        <w:t>review on body size variation</w:t>
      </w:r>
      <w:commentRangeEnd w:id="101"/>
      <w:r>
        <w:rPr>
          <w:rStyle w:val="CommentReference"/>
          <w:rFonts w:ascii="Calibri" w:hAnsi="Calibri" w:cs="Calibri"/>
          <w:lang w:val="en-GB"/>
        </w:rPr>
        <w:commentReference w:id="101"/>
      </w:r>
      <w:r w:rsidRPr="00D01638">
        <w:t xml:space="preserve">). </w:t>
      </w:r>
      <w:del w:id="102" w:author="Romina Rader" w:date="2018-06-14T15:39:00Z">
        <w:r w:rsidRPr="00D01638" w:rsidDel="00E3287C">
          <w:delText xml:space="preserve">Therefore, </w:delText>
        </w:r>
      </w:del>
      <w:ins w:id="103" w:author="Romina Rader" w:date="2018-06-14T15:39:00Z">
        <w:r>
          <w:t xml:space="preserve">For example, </w:t>
        </w:r>
      </w:ins>
      <w:r w:rsidRPr="00D01638">
        <w:t xml:space="preserve">body size </w:t>
      </w:r>
      <w:del w:id="104" w:author="Romina Rader" w:date="2018-06-14T15:39:00Z">
        <w:r w:rsidRPr="00D01638" w:rsidDel="00E3287C">
          <w:delText>is central to physiological (e.g.</w:delText>
        </w:r>
      </w:del>
      <w:ins w:id="105" w:author="Romina Rader" w:date="2018-06-14T15:39:00Z">
        <w:r>
          <w:t>impacts</w:t>
        </w:r>
      </w:ins>
      <w:r w:rsidRPr="00D01638">
        <w:t xml:space="preserve"> metabolic and growth rates (Angilletta </w:t>
      </w:r>
      <w:r w:rsidRPr="00957B91">
        <w:fldChar w:fldCharType="begin"/>
      </w:r>
      <w:r w:rsidRPr="00957B91">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Pr="00957B91">
        <w:fldChar w:fldCharType="end"/>
      </w:r>
      <w:r w:rsidRPr="00D01638">
        <w:t xml:space="preserve">et al. 2004; Ehnes </w:t>
      </w:r>
      <w:r w:rsidRPr="00957B91">
        <w:fldChar w:fldCharType="begin"/>
      </w:r>
      <w:r w:rsidRPr="00957B91">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Pr="00957B91">
        <w:fldChar w:fldCharType="end"/>
      </w:r>
      <w:r w:rsidRPr="00D01638">
        <w:t xml:space="preserve">et al. 2011; Harrison </w:t>
      </w:r>
      <w:r w:rsidRPr="00957B91">
        <w:fldChar w:fldCharType="begin"/>
      </w:r>
      <w:r w:rsidRPr="00957B91">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Pr="00957B91">
        <w:fldChar w:fldCharType="end"/>
      </w:r>
      <w:r w:rsidRPr="00D01638">
        <w:t xml:space="preserve">et al. 2014)), life history (e.g. life span, reproductive rate and type (i.e. capital or income breeders) (Speakman </w:t>
      </w:r>
      <w:r w:rsidRPr="00957B91">
        <w:fldChar w:fldCharType="begin"/>
      </w:r>
      <w:r w:rsidRPr="00957B91">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Pr="00957B91">
        <w:fldChar w:fldCharType="end"/>
      </w:r>
      <w:r w:rsidRPr="00D01638">
        <w:t xml:space="preserve">2005; Teder </w:t>
      </w:r>
      <w:r w:rsidRPr="00957B91">
        <w:fldChar w:fldCharType="begin"/>
      </w:r>
      <w:r w:rsidRPr="00957B91">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Pr="00957B91">
        <w:fldChar w:fldCharType="end"/>
      </w:r>
      <w:r w:rsidRPr="00D01638">
        <w:t xml:space="preserve">et al. 2008)) and ecological attributes </w:t>
      </w:r>
      <w:ins w:id="106" w:author="Romina Rader" w:date="2018-06-14T15:39:00Z">
        <w:r>
          <w:t xml:space="preserve">including </w:t>
        </w:r>
      </w:ins>
      <w:del w:id="107" w:author="Romina Rader" w:date="2018-06-14T15:39:00Z">
        <w:r w:rsidRPr="00D01638" w:rsidDel="00E3287C">
          <w:delText>(e.g.</w:delText>
        </w:r>
      </w:del>
      <w:r w:rsidRPr="00D01638">
        <w:t xml:space="preserve"> species abundance and richness, trophic inte</w:t>
      </w:r>
      <w:r w:rsidRPr="00B77527">
        <w:t xml:space="preserve">ractions, geographic range size and dispersal ability) (Brown </w:t>
      </w:r>
      <w:r w:rsidRPr="00957B91">
        <w:fldChar w:fldCharType="begin"/>
      </w:r>
      <w:r w:rsidRPr="00957B91">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Pr="00957B91">
        <w:fldChar w:fldCharType="end"/>
      </w:r>
      <w:r w:rsidRPr="00D01638">
        <w:t xml:space="preserve">et al. 2004; White </w:t>
      </w:r>
      <w:r w:rsidRPr="00957B91">
        <w:fldChar w:fldCharType="begin"/>
      </w:r>
      <w:r w:rsidRPr="00957B91">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Pr="00957B91">
        <w:fldChar w:fldCharType="end"/>
      </w:r>
      <w:r w:rsidRPr="00D01638">
        <w:t>et al. 2007; Chown &amp; Gaston 201</w:t>
      </w:r>
      <w:r w:rsidRPr="00B77527">
        <w:t xml:space="preserve">0, Rall </w:t>
      </w:r>
      <w:r w:rsidRPr="00957B91">
        <w:fldChar w:fldCharType="begin"/>
      </w:r>
      <w:r w:rsidRPr="00957B91">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Pr="00957B91">
        <w:rPr>
          <w:rFonts w:ascii="Cambria Math" w:hAnsi="Cambria Math" w:cs="Cambria Math"/>
        </w:rPr>
        <w:instrText>‐</w:instrText>
      </w:r>
      <w:r w:rsidRPr="00957B91">
        <w:instrText>Pestic, Olivera&lt;/author&gt;&lt;author&gt;Brose, Ulrich&lt;/author&gt;&lt;/authors&gt;&lt;/contributors&gt;&lt;titles&gt;&lt;title&gt;Taxonomic versus allometric constraints on non</w:instrText>
      </w:r>
      <w:r w:rsidRPr="00957B91">
        <w:rPr>
          <w:rFonts w:ascii="Cambria Math" w:hAnsi="Cambria Math" w:cs="Cambria Math"/>
        </w:rPr>
        <w:instrText>‐</w:instrText>
      </w:r>
      <w:r w:rsidRPr="00957B91">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Pr="00957B91">
        <w:fldChar w:fldCharType="end"/>
      </w:r>
      <w:r w:rsidRPr="00D01638">
        <w:t xml:space="preserve">et al. </w:t>
      </w:r>
      <w:r w:rsidRPr="00B77527">
        <w:t xml:space="preserve">2011; Stevens </w:t>
      </w:r>
      <w:r w:rsidRPr="00957B91">
        <w:fldChar w:fldCharType="begin"/>
      </w:r>
      <w:r w:rsidRPr="00957B91">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Pr="00957B91">
        <w:fldChar w:fldCharType="end"/>
      </w:r>
      <w:r w:rsidRPr="00D01638">
        <w:t xml:space="preserve">et al. 2012; Velghe </w:t>
      </w:r>
      <w:r w:rsidRPr="00957B91">
        <w:fldChar w:fldCharType="begin"/>
      </w:r>
      <w:r w:rsidRPr="00957B91">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Pr="00957B91">
        <w:fldChar w:fldCharType="end"/>
      </w:r>
      <w:r w:rsidRPr="00D01638">
        <w:t>&amp; Gregory-Eaves 2013</w:t>
      </w:r>
      <w:r w:rsidRPr="00B77527">
        <w:t xml:space="preserve">; DeLong </w:t>
      </w:r>
      <w:r w:rsidRPr="00957B91">
        <w:fldChar w:fldCharType="begin"/>
      </w:r>
      <w:r w:rsidRPr="00957B91">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Pr="00957B91">
        <w:fldChar w:fldCharType="end"/>
      </w:r>
      <w:r w:rsidRPr="00D01638">
        <w:t>et al. 2015</w:t>
      </w:r>
      <w:r w:rsidRPr="00B77527">
        <w:t xml:space="preserve">). These </w:t>
      </w:r>
      <w:del w:id="108" w:author="Romina Rader" w:date="2018-06-14T15:39:00Z">
        <w:r w:rsidRPr="00B77527" w:rsidDel="00E3287C">
          <w:delText xml:space="preserve">effects </w:delText>
        </w:r>
      </w:del>
      <w:ins w:id="109" w:author="Romina Rader" w:date="2018-06-14T15:39:00Z">
        <w:r>
          <w:t>relationships</w:t>
        </w:r>
      </w:ins>
      <w:ins w:id="110" w:author="Romina Rader" w:date="2018-06-14T15:51:00Z">
        <w:r>
          <w:t xml:space="preserve"> between body size and other </w:t>
        </w:r>
      </w:ins>
      <w:ins w:id="111" w:author="Romina Rader" w:date="2018-06-14T15:53:00Z">
        <w:r>
          <w:t xml:space="preserve">biological and </w:t>
        </w:r>
      </w:ins>
      <w:ins w:id="112" w:author="Romina Rader" w:date="2018-06-14T15:51:00Z">
        <w:r>
          <w:t>ecological attributes can</w:t>
        </w:r>
      </w:ins>
      <w:ins w:id="113" w:author="Romina Rader" w:date="2018-06-14T15:39:00Z">
        <w:r>
          <w:t xml:space="preserve"> result in</w:t>
        </w:r>
      </w:ins>
      <w:del w:id="114" w:author="Romina Rader" w:date="2018-06-14T15:39:00Z">
        <w:r w:rsidRPr="00B77527" w:rsidDel="00E3287C">
          <w:delText>lead to</w:delText>
        </w:r>
      </w:del>
      <w:r w:rsidRPr="00B77527">
        <w:t xml:space="preserve"> differing spatial and temporal size-frequency distributions within populations and communities</w:t>
      </w:r>
      <w:ins w:id="115" w:author="Romina Rader" w:date="2018-06-14T15:53:00Z">
        <w:r>
          <w:t xml:space="preserve"> (REFS)</w:t>
        </w:r>
      </w:ins>
      <w:r w:rsidRPr="00B77527">
        <w:t xml:space="preserve"> </w:t>
      </w:r>
      <w:del w:id="116" w:author="Romina Rader" w:date="2018-06-14T15:53:00Z">
        <w:r w:rsidRPr="00B77527" w:rsidDel="00B272B2">
          <w:delText>as well as</w:delText>
        </w:r>
      </w:del>
      <w:ins w:id="117" w:author="Romina Rader" w:date="2018-06-14T15:53:00Z">
        <w:r>
          <w:t>and</w:t>
        </w:r>
      </w:ins>
      <w:r w:rsidRPr="00B77527">
        <w:t xml:space="preserve"> drive key</w:t>
      </w:r>
      <w:r w:rsidRPr="00D121F7">
        <w:t xml:space="preserve"> ecosystem functions and services such as decomposition, carbon cycling, predation, primary productivity and pollination (</w:t>
      </w:r>
      <w:r w:rsidRPr="00C93E96">
        <w:t xml:space="preserve">Woodward </w:t>
      </w:r>
      <w:r w:rsidRPr="00957B91">
        <w:fldChar w:fldCharType="begin"/>
      </w:r>
      <w:r w:rsidRPr="00957B91">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Pr="00957B91">
        <w:rPr>
          <w:rFonts w:ascii="Cambria Math" w:hAnsi="Cambria Math" w:cs="Cambria Math"/>
        </w:rPr>
        <w:instrText>‐</w:instrText>
      </w:r>
      <w:r w:rsidRPr="00957B91">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Pr="00957B91">
        <w:fldChar w:fldCharType="end"/>
      </w:r>
      <w:r w:rsidRPr="00D01638">
        <w:t xml:space="preserve">&amp; Hildrew 2002; </w:t>
      </w:r>
      <w:r w:rsidRPr="00B77527">
        <w:t xml:space="preserve">Greenleaf </w:t>
      </w:r>
      <w:r w:rsidRPr="00957B91">
        <w:fldChar w:fldCharType="begin"/>
      </w:r>
      <w:r w:rsidRPr="00957B91">
        <w:instrText xml:space="preserve"> ADDIN EN.CITE &lt;EndNote&gt;&lt;Cite ExcludeAuth="1" Exclude</w:instrText>
      </w:r>
      <w:r w:rsidRPr="00E71222">
        <w:rPr>
          <w:lang w:val="de-DE"/>
          <w:rPrChange w:id="118" w:author="vesna.gagic@bio.bg.ac.rs" w:date="2018-06-15T08:27:00Z">
            <w:rPr/>
          </w:rPrChange>
        </w:rPr>
        <w:instrText>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Pr="00957B91">
        <w:fldChar w:fldCharType="end"/>
      </w:r>
      <w:r w:rsidRPr="00E71222">
        <w:rPr>
          <w:lang w:val="de-DE"/>
          <w:rPrChange w:id="119" w:author="vesna.gagic@bio.bg.ac.rs" w:date="2018-06-15T08:27:00Z">
            <w:rPr/>
          </w:rPrChange>
        </w:rPr>
        <w:t xml:space="preserve">et al. 2007; Rudolf </w:t>
      </w:r>
      <w:r w:rsidRPr="00E71222">
        <w:rPr>
          <w:lang w:val="de-DE"/>
          <w:rPrChange w:id="120" w:author="vesna.gagic@bio.bg.ac.rs" w:date="2018-06-15T08:27:00Z">
            <w:rPr>
              <w:lang w:val="de-DE"/>
            </w:rPr>
          </w:rPrChange>
        </w:rPr>
        <w:fldChar w:fldCharType="begin"/>
      </w:r>
      <w:r w:rsidRPr="00E71222">
        <w:rPr>
          <w:lang w:val="de-DE"/>
          <w:rPrChange w:id="121" w:author="vesna.gagic@bio.bg.ac.rs" w:date="2018-06-15T08:27:00Z">
            <w:rPr/>
          </w:rPrChange>
        </w:rPr>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Pr="00E71222">
        <w:rPr>
          <w:lang w:val="de-DE"/>
          <w:rPrChange w:id="122" w:author="vesna.gagic@bio.bg.ac.rs" w:date="2018-06-15T08:27:00Z">
            <w:rPr>
              <w:lang w:val="de-DE"/>
            </w:rPr>
          </w:rPrChange>
        </w:rPr>
        <w:fldChar w:fldCharType="end"/>
      </w:r>
      <w:r w:rsidRPr="00E71222">
        <w:rPr>
          <w:lang w:val="de-DE"/>
          <w:rPrChange w:id="123" w:author="vesna.gagic@bio.bg.ac.rs" w:date="2018-06-15T08:27:00Z">
            <w:rPr/>
          </w:rPrChange>
        </w:rPr>
        <w:t xml:space="preserve">&amp; Rasmussen 2013; Schramski </w:t>
      </w:r>
      <w:r w:rsidRPr="00E71222">
        <w:rPr>
          <w:lang w:val="de-DE"/>
          <w:rPrChange w:id="124" w:author="vesna.gagic@bio.bg.ac.rs" w:date="2018-06-15T08:27:00Z">
            <w:rPr>
              <w:lang w:val="de-DE"/>
            </w:rPr>
          </w:rPrChange>
        </w:rPr>
        <w:fldChar w:fldCharType="begin"/>
      </w:r>
      <w:r w:rsidRPr="00E71222">
        <w:rPr>
          <w:lang w:val="de-DE"/>
          <w:rPrChange w:id="125" w:author="vesna.gagic@bio.bg.ac.rs" w:date="2018-06-15T08:27:00Z">
            <w:rPr/>
          </w:rPrChange>
        </w:rPr>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Pr="00E71222">
        <w:rPr>
          <w:lang w:val="de-DE"/>
          <w:rPrChange w:id="126" w:author="vesna.gagic@bio.bg.ac.rs" w:date="2018-06-15T08:27:00Z">
            <w:rPr>
              <w:lang w:val="de-DE"/>
            </w:rPr>
          </w:rPrChange>
        </w:rPr>
        <w:fldChar w:fldCharType="end"/>
      </w:r>
      <w:r w:rsidRPr="00E71222">
        <w:rPr>
          <w:lang w:val="de-DE"/>
          <w:rPrChange w:id="127" w:author="vesna.gagic@bio.bg.ac.rs" w:date="2018-06-15T08:27:00Z">
            <w:rPr/>
          </w:rPrChange>
        </w:rPr>
        <w:t>et al. 2015).</w:t>
      </w:r>
    </w:p>
    <w:p w:rsidR="00E71222" w:rsidRPr="00E71222" w:rsidDel="00A70CFB" w:rsidRDefault="00E71222" w:rsidP="00CC48BB">
      <w:pPr>
        <w:spacing w:line="480" w:lineRule="auto"/>
        <w:jc w:val="both"/>
        <w:rPr>
          <w:del w:id="128" w:author="Romina Rader" w:date="2018-06-14T15:49:00Z"/>
          <w:lang w:val="de-DE"/>
          <w:rPrChange w:id="129" w:author="vesna.gagic@bio.bg.ac.rs" w:date="2018-06-15T08:27:00Z">
            <w:rPr>
              <w:del w:id="130" w:author="Romina Rader" w:date="2018-06-14T15:49:00Z"/>
            </w:rPr>
          </w:rPrChange>
        </w:rPr>
      </w:pPr>
    </w:p>
    <w:p w:rsidR="00E71222" w:rsidRPr="00E71222" w:rsidRDefault="00E71222" w:rsidP="00CC48BB">
      <w:pPr>
        <w:spacing w:line="480" w:lineRule="auto"/>
        <w:jc w:val="both"/>
        <w:rPr>
          <w:ins w:id="131" w:author="Romina Rader" w:date="2018-06-14T15:51:00Z"/>
          <w:lang w:val="de-DE"/>
          <w:rPrChange w:id="132" w:author="vesna.gagic@bio.bg.ac.rs" w:date="2018-06-15T08:27:00Z">
            <w:rPr>
              <w:ins w:id="133" w:author="Romina Rader" w:date="2018-06-14T15:51:00Z"/>
            </w:rPr>
          </w:rPrChange>
        </w:rPr>
      </w:pPr>
    </w:p>
    <w:p w:rsidR="00E71222" w:rsidRDefault="00E71222" w:rsidP="0025145C">
      <w:pPr>
        <w:spacing w:line="480" w:lineRule="auto"/>
        <w:jc w:val="both"/>
        <w:rPr>
          <w:ins w:id="134" w:author="Romina Rader" w:date="2018-06-14T16:01:00Z"/>
        </w:rPr>
      </w:pPr>
      <w:ins w:id="135" w:author="Romina Rader" w:date="2018-06-14T15:50:00Z">
        <w:r w:rsidRPr="00E71222">
          <w:rPr>
            <w:lang w:val="de-DE"/>
            <w:rPrChange w:id="136" w:author="vesna.gagic@bio.bg.ac.rs" w:date="2018-06-15T08:27:00Z">
              <w:rPr/>
            </w:rPrChange>
          </w:rPr>
          <w:t>Obtaining d</w:t>
        </w:r>
      </w:ins>
      <w:ins w:id="137" w:author="Romina Rader" w:date="2018-06-14T15:48:00Z">
        <w:r w:rsidRPr="00E71222">
          <w:rPr>
            <w:lang w:val="de-DE"/>
            <w:rPrChange w:id="138" w:author="vesna.gagic@bio.bg.ac.rs" w:date="2018-06-15T08:27:00Z">
              <w:rPr/>
            </w:rPrChange>
          </w:rPr>
          <w:t xml:space="preserve">irect </w:t>
        </w:r>
      </w:ins>
      <w:ins w:id="139" w:author="Romina Rader" w:date="2018-06-14T15:42:00Z">
        <w:r w:rsidRPr="00E71222">
          <w:rPr>
            <w:lang w:val="de-DE"/>
            <w:rPrChange w:id="140" w:author="vesna.gagic@bio.bg.ac.rs" w:date="2018-06-15T08:27:00Z">
              <w:rPr/>
            </w:rPrChange>
          </w:rPr>
          <w:t>m</w:t>
        </w:r>
      </w:ins>
      <w:ins w:id="141" w:author="Romina Rader" w:date="2018-06-14T15:41:00Z">
        <w:r w:rsidRPr="00E71222">
          <w:rPr>
            <w:lang w:val="de-DE"/>
            <w:rPrChange w:id="142" w:author="vesna.gagic@bio.bg.ac.rs" w:date="2018-06-15T08:27:00Z">
              <w:rPr/>
            </w:rPrChange>
          </w:rPr>
          <w:t xml:space="preserve">easurements of </w:t>
        </w:r>
      </w:ins>
      <w:ins w:id="143" w:author="Romina Rader" w:date="2018-06-14T15:46:00Z">
        <w:r w:rsidRPr="00E71222">
          <w:rPr>
            <w:lang w:val="de-DE"/>
            <w:rPrChange w:id="144" w:author="vesna.gagic@bio.bg.ac.rs" w:date="2018-06-15T08:27:00Z">
              <w:rPr/>
            </w:rPrChange>
          </w:rPr>
          <w:t xml:space="preserve">insect </w:t>
        </w:r>
      </w:ins>
      <w:ins w:id="145" w:author="Romina Rader" w:date="2018-06-14T15:41:00Z">
        <w:r w:rsidRPr="00E71222">
          <w:rPr>
            <w:lang w:val="de-DE"/>
            <w:rPrChange w:id="146" w:author="vesna.gagic@bio.bg.ac.rs" w:date="2018-06-15T08:27:00Z">
              <w:rPr/>
            </w:rPrChange>
          </w:rPr>
          <w:t>body size</w:t>
        </w:r>
      </w:ins>
      <w:ins w:id="147" w:author="Romina Rader" w:date="2018-06-14T15:54:00Z">
        <w:r w:rsidRPr="00E71222">
          <w:rPr>
            <w:lang w:val="de-DE"/>
            <w:rPrChange w:id="148" w:author="vesna.gagic@bio.bg.ac.rs" w:date="2018-06-15T08:27:00Z">
              <w:rPr/>
            </w:rPrChange>
          </w:rPr>
          <w:t>, however,</w:t>
        </w:r>
      </w:ins>
      <w:ins w:id="149" w:author="Romina Rader" w:date="2018-06-14T15:41:00Z">
        <w:r w:rsidRPr="00E71222">
          <w:rPr>
            <w:lang w:val="de-DE"/>
            <w:rPrChange w:id="150" w:author="vesna.gagic@bio.bg.ac.rs" w:date="2018-06-15T08:27:00Z">
              <w:rPr/>
            </w:rPrChange>
          </w:rPr>
          <w:t xml:space="preserve"> can </w:t>
        </w:r>
      </w:ins>
      <w:ins w:id="151" w:author="Romina Rader" w:date="2018-06-14T15:40:00Z">
        <w:r w:rsidRPr="00E71222">
          <w:rPr>
            <w:lang w:val="de-DE"/>
            <w:rPrChange w:id="152" w:author="vesna.gagic@bio.bg.ac.rs" w:date="2018-06-15T08:27:00Z">
              <w:rPr/>
            </w:rPrChange>
          </w:rPr>
          <w:t>often</w:t>
        </w:r>
      </w:ins>
      <w:ins w:id="153" w:author="Romina Rader" w:date="2018-06-14T15:55:00Z">
        <w:r w:rsidRPr="00E71222">
          <w:rPr>
            <w:lang w:val="de-DE"/>
            <w:rPrChange w:id="154" w:author="vesna.gagic@bio.bg.ac.rs" w:date="2018-06-15T08:27:00Z">
              <w:rPr/>
            </w:rPrChange>
          </w:rPr>
          <w:t xml:space="preserve"> be time consuming and</w:t>
        </w:r>
      </w:ins>
      <w:ins w:id="155" w:author="Romina Rader" w:date="2018-06-14T15:40:00Z">
        <w:r w:rsidRPr="00E71222">
          <w:rPr>
            <w:lang w:val="de-DE"/>
            <w:rPrChange w:id="156" w:author="vesna.gagic@bio.bg.ac.rs" w:date="2018-06-15T08:27:00Z">
              <w:rPr/>
            </w:rPrChange>
          </w:rPr>
          <w:t xml:space="preserve"> impractical for a number of reasons</w:t>
        </w:r>
      </w:ins>
      <w:del w:id="157" w:author="Romina Rader" w:date="2018-06-14T15:40:00Z">
        <w:r w:rsidRPr="00E71222" w:rsidDel="00E3287C">
          <w:rPr>
            <w:lang w:val="de-DE"/>
            <w:rPrChange w:id="158" w:author="vesna.gagic@bio.bg.ac.rs" w:date="2018-06-15T08:27:00Z">
              <w:rPr/>
            </w:rPrChange>
          </w:rPr>
          <w:delText>Studies of body size variation utilise allometric theory.</w:delText>
        </w:r>
      </w:del>
      <w:del w:id="159" w:author="Romina Rader" w:date="2018-06-14T15:50:00Z">
        <w:r w:rsidRPr="00E71222" w:rsidDel="00A70CFB">
          <w:rPr>
            <w:lang w:val="de-DE"/>
            <w:rPrChange w:id="160" w:author="vesna.gagic@bio.bg.ac.rs" w:date="2018-06-15T08:27:00Z">
              <w:rPr/>
            </w:rPrChange>
          </w:rPr>
          <w:delText xml:space="preserve"> </w:delText>
        </w:r>
      </w:del>
      <w:del w:id="161" w:author="Romina Rader" w:date="2018-06-14T15:47:00Z">
        <w:r w:rsidRPr="00E71222" w:rsidDel="00A70CFB">
          <w:rPr>
            <w:lang w:val="de-DE"/>
            <w:rPrChange w:id="162" w:author="vesna.gagic@bio.bg.ac.rs" w:date="2018-06-15T08:27:00Z">
              <w:rPr/>
            </w:rPrChange>
          </w:rPr>
          <w:delText xml:space="preserve">Gould </w:delText>
        </w:r>
        <w:r w:rsidRPr="00E71222" w:rsidDel="00A70CFB">
          <w:rPr>
            <w:lang w:val="de-DE"/>
            <w:rPrChange w:id="163" w:author="vesna.gagic@bio.bg.ac.rs" w:date="2018-06-15T08:27:00Z">
              <w:rPr>
                <w:lang w:val="de-DE"/>
              </w:rPr>
            </w:rPrChange>
          </w:rPr>
          <w:fldChar w:fldCharType="begin"/>
        </w:r>
        <w:r w:rsidRPr="00E71222" w:rsidDel="00A70CFB">
          <w:rPr>
            <w:lang w:val="de-DE"/>
            <w:rPrChange w:id="164" w:author="vesna.gagic@bio.bg.ac.rs" w:date="2018-06-15T08:27:00Z">
              <w:rPr/>
            </w:rPrChange>
          </w:rPr>
          <w:delInstrText xml:space="preserve"> ADDIN EN.CITE &lt;EndNote&gt;&lt;Cite ExcludeAuth="1" ExcludeYear="1" Hidden="1"&gt;&lt;Author&gt;Gould&lt;/Author&gt;&lt;Year&gt;1966&lt;/Year&gt;&lt;RecNum&gt;364&lt;/RecNum&gt;&lt;record&gt;&lt;rec-number&gt;364&lt;/rec-number&gt;&lt;foreign-keys&gt;&lt;key app="EN" db-id="twvpvpzrmraraue02fm5vd5etx0ewxa9e9rf" timestamp="1468819735"&gt;364&lt;/key&gt;&lt;/foreign-keys&gt;&lt;ref-type name="Journal Article"&gt;17&lt;/ref-type&gt;&lt;contributors&gt;&lt;authors&gt;&lt;author&gt;Gould, Stephen Jay&lt;/author&gt;&lt;/authors&gt;&lt;/contributors&gt;&lt;titles&gt;&lt;title&gt;Allometry and size in ontogeny and phylogeny&lt;/title&gt;&lt;secondary-title&gt;Biological Reviews&lt;/secondary-title&gt;&lt;/titles&gt;&lt;periodical&gt;&lt;full-title&gt;Biological Reviews&lt;/full-title&gt;&lt;/periodical&gt;&lt;pages&gt;587-638&lt;/pages&gt;&lt;volume&gt;41&lt;/volume&gt;&lt;number&gt;4&lt;/number&gt;&lt;dates&gt;&lt;year&gt;1966&lt;/year&gt;&lt;/dates&gt;&lt;isbn&gt;1469-185X&lt;/isbn&gt;&lt;urls&gt;&lt;/urls&gt;&lt;/record&gt;&lt;/Cite&gt;&lt;/EndNote&gt;</w:delInstrText>
        </w:r>
        <w:r w:rsidRPr="00E71222" w:rsidDel="00A70CFB">
          <w:rPr>
            <w:lang w:val="de-DE"/>
            <w:rPrChange w:id="165" w:author="vesna.gagic@bio.bg.ac.rs" w:date="2018-06-15T08:27:00Z">
              <w:rPr>
                <w:lang w:val="de-DE"/>
              </w:rPr>
            </w:rPrChange>
          </w:rPr>
          <w:fldChar w:fldCharType="end"/>
        </w:r>
        <w:r w:rsidRPr="00E71222" w:rsidDel="00A70CFB">
          <w:rPr>
            <w:lang w:val="de-DE"/>
            <w:rPrChange w:id="166" w:author="vesna.gagic@bio.bg.ac.rs" w:date="2018-06-15T08:27:00Z">
              <w:rPr/>
            </w:rPrChange>
          </w:rPr>
          <w:delText xml:space="preserve">(1966) defined allometry as the </w:delText>
        </w:r>
        <w:r w:rsidRPr="000B4E2C" w:rsidDel="00A70CFB">
          <w:rPr>
            <w:lang w:val="de-DE"/>
            <w:rPrChange w:id="167" w:author="vesna.gagic@bio.bg.ac.rs" w:date="2018-06-15T08:27:00Z">
              <w:rPr>
                <w:lang w:val="de-DE"/>
              </w:rPr>
            </w:rPrChange>
          </w:rPr>
          <w:delText>‘</w:delText>
        </w:r>
        <w:r w:rsidRPr="00E71222" w:rsidDel="00A70CFB">
          <w:rPr>
            <w:lang w:val="de-DE"/>
            <w:rPrChange w:id="168" w:author="vesna.gagic@bio.bg.ac.rs" w:date="2018-06-15T08:27:00Z">
              <w:rPr/>
            </w:rPrChange>
          </w:rPr>
          <w:delText>study of size and its consequences.</w:delText>
        </w:r>
        <w:r w:rsidRPr="000B4E2C" w:rsidDel="00A70CFB">
          <w:rPr>
            <w:lang w:val="de-DE"/>
            <w:rPrChange w:id="169" w:author="vesna.gagic@bio.bg.ac.rs" w:date="2018-06-15T08:27:00Z">
              <w:rPr>
                <w:lang w:val="de-DE"/>
              </w:rPr>
            </w:rPrChange>
          </w:rPr>
          <w:delText>’</w:delText>
        </w:r>
        <w:r w:rsidRPr="00E71222" w:rsidDel="00A70CFB">
          <w:rPr>
            <w:lang w:val="de-DE"/>
            <w:rPrChange w:id="170" w:author="vesna.gagic@bio.bg.ac.rs" w:date="2018-06-15T08:27:00Z">
              <w:rPr/>
            </w:rPrChange>
          </w:rPr>
          <w:delText xml:space="preserve"> </w:delText>
        </w:r>
      </w:del>
      <w:del w:id="171" w:author="Romina Rader" w:date="2018-06-14T15:50:00Z">
        <w:r w:rsidRPr="00E71222" w:rsidDel="00A70CFB">
          <w:rPr>
            <w:lang w:val="de-DE"/>
            <w:rPrChange w:id="172" w:author="vesna.gagic@bio.bg.ac.rs" w:date="2018-06-15T08:27:00Z">
              <w:rPr/>
            </w:rPrChange>
          </w:rPr>
          <w:delText>Allometric scaling laws refer to how traits, which can be morphological, physiological or chemical, co-vary with an organism</w:delText>
        </w:r>
        <w:r w:rsidRPr="000B4E2C" w:rsidDel="00A70CFB">
          <w:rPr>
            <w:lang w:val="de-DE"/>
            <w:rPrChange w:id="173" w:author="vesna.gagic@bio.bg.ac.rs" w:date="2018-06-15T08:27:00Z">
              <w:rPr>
                <w:lang w:val="de-DE"/>
              </w:rPr>
            </w:rPrChange>
          </w:rPr>
          <w:delText>’</w:delText>
        </w:r>
        <w:r w:rsidRPr="00E71222" w:rsidDel="00A70CFB">
          <w:rPr>
            <w:lang w:val="de-DE"/>
            <w:rPrChange w:id="174" w:author="vesna.gagic@bio.bg.ac.rs" w:date="2018-06-15T08:27:00Z">
              <w:rPr/>
            </w:rPrChange>
          </w:rPr>
          <w:delText xml:space="preserve">s body size, often with important ecological and evolutionary implications (Gould 1966; Huxley </w:delText>
        </w:r>
        <w:r w:rsidRPr="00E71222" w:rsidDel="00A70CFB">
          <w:rPr>
            <w:lang w:val="de-DE"/>
            <w:rPrChange w:id="175" w:author="vesna.gagic@bio.bg.ac.rs" w:date="2018-06-15T08:27:00Z">
              <w:rPr>
                <w:lang w:val="de-DE"/>
              </w:rPr>
            </w:rPrChange>
          </w:rPr>
          <w:fldChar w:fldCharType="begin"/>
        </w:r>
        <w:r w:rsidRPr="00E71222" w:rsidDel="00A70CFB">
          <w:rPr>
            <w:lang w:val="de-DE"/>
            <w:rPrChange w:id="176" w:author="vesna.gagic@bio.bg.ac.rs" w:date="2018-06-15T08:27:00Z">
              <w:rPr/>
            </w:rPrChange>
          </w:rPr>
          <w:del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delInstrText>
        </w:r>
        <w:r w:rsidRPr="00E71222" w:rsidDel="00A70CFB">
          <w:rPr>
            <w:lang w:val="de-DE"/>
            <w:rPrChange w:id="177" w:author="vesna.gagic@bio.bg.ac.rs" w:date="2018-06-15T08:27:00Z">
              <w:rPr>
                <w:lang w:val="de-DE"/>
              </w:rPr>
            </w:rPrChange>
          </w:rPr>
          <w:fldChar w:fldCharType="end"/>
        </w:r>
        <w:r w:rsidRPr="00E71222" w:rsidDel="00A70CFB">
          <w:rPr>
            <w:lang w:val="de-DE"/>
            <w:rPrChange w:id="178" w:author="vesna.gagic@bio.bg.ac.rs" w:date="2018-06-15T08:27:00Z">
              <w:rPr/>
            </w:rPrChange>
          </w:rPr>
          <w:delText xml:space="preserve">1993). However, </w:delText>
        </w:r>
      </w:del>
      <w:del w:id="179" w:author="Romina Rader" w:date="2018-06-14T15:48:00Z">
        <w:r w:rsidRPr="00E71222" w:rsidDel="00A70CFB">
          <w:rPr>
            <w:lang w:val="de-DE"/>
            <w:rPrChange w:id="180" w:author="vesna.gagic@bio.bg.ac.rs" w:date="2018-06-15T08:27:00Z">
              <w:rPr/>
            </w:rPrChange>
          </w:rPr>
          <w:delText xml:space="preserve">direct measurements of body size and </w:delText>
        </w:r>
      </w:del>
      <w:del w:id="181" w:author="Romina Rader" w:date="2018-06-14T15:50:00Z">
        <w:r w:rsidRPr="00E71222" w:rsidDel="00A70CFB">
          <w:rPr>
            <w:lang w:val="de-DE"/>
            <w:rPrChange w:id="182" w:author="vesna.gagic@bio.bg.ac.rs" w:date="2018-06-15T08:27:00Z">
              <w:rPr/>
            </w:rPrChange>
          </w:rPr>
          <w:delText xml:space="preserve">inferred allometric relationships can be impractical </w:delText>
        </w:r>
      </w:del>
      <w:del w:id="183" w:author="Romina Rader" w:date="2018-06-14T15:54:00Z">
        <w:r w:rsidRPr="00E71222" w:rsidDel="00CB7BC3">
          <w:rPr>
            <w:lang w:val="de-DE"/>
            <w:rPrChange w:id="184" w:author="vesna.gagic@bio.bg.ac.rs" w:date="2018-06-15T08:27:00Z">
              <w:rPr/>
            </w:rPrChange>
          </w:rPr>
          <w:delText>for a number of reasons</w:delText>
        </w:r>
      </w:del>
      <w:r w:rsidRPr="00E71222">
        <w:rPr>
          <w:lang w:val="de-DE"/>
          <w:rPrChange w:id="185" w:author="vesna.gagic@bio.bg.ac.rs" w:date="2018-06-15T08:27:00Z">
            <w:rPr/>
          </w:rPrChange>
        </w:rPr>
        <w:t xml:space="preserve">. </w:t>
      </w:r>
      <w:r w:rsidRPr="00C93E96">
        <w:t>First</w:t>
      </w:r>
      <w:del w:id="186" w:author="Romina Rader" w:date="2018-06-14T15:55:00Z">
        <w:r w:rsidRPr="00957B91" w:rsidDel="00CB7BC3">
          <w:delText>ly</w:delText>
        </w:r>
      </w:del>
      <w:r w:rsidRPr="00957B91">
        <w:t xml:space="preserve">, direct measurements </w:t>
      </w:r>
      <w:del w:id="187" w:author="Romina Rader" w:date="2018-06-14T15:56:00Z">
        <w:r w:rsidRPr="00957B91" w:rsidDel="00065D80">
          <w:delText xml:space="preserve">can </w:delText>
        </w:r>
      </w:del>
      <w:ins w:id="188" w:author="Romina Rader" w:date="2018-06-14T15:56:00Z">
        <w:r>
          <w:t>often</w:t>
        </w:r>
        <w:r w:rsidRPr="00957B91">
          <w:t xml:space="preserve"> </w:t>
        </w:r>
      </w:ins>
      <w:del w:id="189" w:author="Romina Rader" w:date="2018-06-14T15:55:00Z">
        <w:r w:rsidRPr="00957B91" w:rsidDel="00065D80">
          <w:delText xml:space="preserve">be time consuming and </w:delText>
        </w:r>
      </w:del>
      <w:r w:rsidRPr="00957B91">
        <w:t xml:space="preserve">require destructive methods, which </w:t>
      </w:r>
      <w:del w:id="190" w:author="Romina Rader" w:date="2018-06-14T15:55:00Z">
        <w:r w:rsidRPr="00957B91" w:rsidDel="00CB7BC3">
          <w:delText xml:space="preserve">are </w:delText>
        </w:r>
      </w:del>
      <w:ins w:id="191" w:author="Romina Rader" w:date="2018-06-14T15:55:00Z">
        <w:r>
          <w:t xml:space="preserve">is </w:t>
        </w:r>
      </w:ins>
      <w:ins w:id="192" w:author="Romina Rader" w:date="2018-06-14T15:56:00Z">
        <w:r>
          <w:t>unfavourable</w:t>
        </w:r>
      </w:ins>
      <w:del w:id="193" w:author="Romina Rader" w:date="2018-06-14T15:55:00Z">
        <w:r w:rsidRPr="00957B91" w:rsidDel="00CB7BC3">
          <w:delText>unfeasible</w:delText>
        </w:r>
      </w:del>
      <w:r w:rsidRPr="00957B91">
        <w:t xml:space="preserve"> for museum specimens and threatened species (Rogers </w:t>
      </w:r>
      <w:r w:rsidRPr="00957B91">
        <w:fldChar w:fldCharType="begin"/>
      </w:r>
      <w:r w:rsidRPr="00957B91">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Pr="00957B91">
        <w:fldChar w:fldCharType="end"/>
      </w:r>
      <w:r w:rsidRPr="00D01638">
        <w:t>et al. 1977</w:t>
      </w:r>
      <w:r w:rsidRPr="00B77527">
        <w:t xml:space="preserve">; Henschel </w:t>
      </w:r>
      <w:r w:rsidRPr="00957B91">
        <w:fldChar w:fldCharType="begin"/>
      </w:r>
      <w:r w:rsidRPr="00957B91">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Pr="00957B91">
        <w:fldChar w:fldCharType="end"/>
      </w:r>
      <w:r w:rsidRPr="00D01638">
        <w:t xml:space="preserve">&amp; Seely 1997). </w:t>
      </w:r>
      <w:r w:rsidRPr="00B77527">
        <w:t>Second</w:t>
      </w:r>
      <w:del w:id="194" w:author="Romina Rader" w:date="2018-06-14T15:56:00Z">
        <w:r w:rsidRPr="00B77527" w:rsidDel="00065D80">
          <w:delText>ly</w:delText>
        </w:r>
      </w:del>
      <w:r w:rsidRPr="00D121F7">
        <w:t xml:space="preserve">, </w:t>
      </w:r>
      <w:del w:id="195" w:author="Romina Rader" w:date="2018-06-14T15:56:00Z">
        <w:r w:rsidRPr="00D121F7" w:rsidDel="00065D80">
          <w:delText xml:space="preserve">in diet/food web studies, </w:delText>
        </w:r>
      </w:del>
      <w:r w:rsidRPr="00D121F7">
        <w:t xml:space="preserve">body size estimates </w:t>
      </w:r>
      <w:ins w:id="196" w:author="Romina Rader" w:date="2018-06-14T15:58:00Z">
        <w:r>
          <w:t>may</w:t>
        </w:r>
      </w:ins>
      <w:ins w:id="197" w:author="Romina Rader" w:date="2018-06-14T15:57:00Z">
        <w:r>
          <w:t xml:space="preserve"> need to be extracted from</w:t>
        </w:r>
      </w:ins>
      <w:del w:id="198" w:author="Romina Rader" w:date="2018-06-14T15:56:00Z">
        <w:r w:rsidRPr="00D121F7" w:rsidDel="00065D80">
          <w:delText xml:space="preserve">come from </w:delText>
        </w:r>
      </w:del>
      <w:ins w:id="199" w:author="Romina Rader" w:date="2018-06-14T15:56:00Z">
        <w:r>
          <w:t xml:space="preserve"> </w:t>
        </w:r>
      </w:ins>
      <w:r w:rsidRPr="00D121F7">
        <w:t>digested prey items</w:t>
      </w:r>
      <w:ins w:id="200" w:author="Romina Rader" w:date="2018-06-14T15:56:00Z">
        <w:r w:rsidRPr="00065D80">
          <w:t xml:space="preserve"> </w:t>
        </w:r>
        <w:r w:rsidRPr="00D121F7">
          <w:t>in diet/food web studies</w:t>
        </w:r>
      </w:ins>
      <w:r w:rsidRPr="00D121F7">
        <w:t xml:space="preserve"> (e.g. Hodar </w:t>
      </w:r>
      <w:r w:rsidRPr="00957B91">
        <w:fldChar w:fldCharType="begin"/>
      </w:r>
      <w:r w:rsidRPr="00957B91">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957B91">
        <w:fldChar w:fldCharType="end"/>
      </w:r>
      <w:r w:rsidRPr="00D01638">
        <w:t>1997).</w:t>
      </w:r>
      <w:r w:rsidRPr="00B77527">
        <w:t xml:space="preserve"> Third</w:t>
      </w:r>
      <w:del w:id="201" w:author="Romina Rader" w:date="2018-06-14T15:57:00Z">
        <w:r w:rsidRPr="00D121F7" w:rsidDel="00065D80">
          <w:delText>ly</w:delText>
        </w:r>
      </w:del>
      <w:r w:rsidRPr="00D121F7">
        <w:t xml:space="preserve">, a lack of </w:t>
      </w:r>
      <w:ins w:id="202" w:author="Romina Rader" w:date="2018-06-14T15:59:00Z">
        <w:r>
          <w:t xml:space="preserve">specimens and/or species with poor </w:t>
        </w:r>
      </w:ins>
      <w:r w:rsidRPr="00D121F7">
        <w:t xml:space="preserve">life-history information, </w:t>
      </w:r>
      <w:del w:id="203" w:author="Romina Rader" w:date="2018-06-14T15:59:00Z">
        <w:r w:rsidRPr="00D121F7" w:rsidDel="00227F1E">
          <w:delText>especially for</w:delText>
        </w:r>
      </w:del>
      <w:ins w:id="204" w:author="Romina Rader" w:date="2018-06-14T15:59:00Z">
        <w:r>
          <w:t>such as</w:t>
        </w:r>
      </w:ins>
      <w:del w:id="205" w:author="Romina Rader" w:date="2018-06-14T15:59:00Z">
        <w:r w:rsidRPr="00D121F7" w:rsidDel="00227F1E">
          <w:delText xml:space="preserve"> ecologically</w:delText>
        </w:r>
      </w:del>
      <w:r w:rsidRPr="00D121F7">
        <w:t xml:space="preserve"> cryptic </w:t>
      </w:r>
      <w:ins w:id="206" w:author="Romina Rader" w:date="2018-06-14T15:59:00Z">
        <w:r>
          <w:t>or</w:t>
        </w:r>
      </w:ins>
      <w:del w:id="207" w:author="Romina Rader" w:date="2018-06-14T15:59:00Z">
        <w:r w:rsidRPr="00D121F7" w:rsidDel="00227F1E">
          <w:delText>and</w:delText>
        </w:r>
      </w:del>
      <w:r w:rsidRPr="00D121F7">
        <w:t xml:space="preserve"> rare species, may </w:t>
      </w:r>
      <w:del w:id="208" w:author="Romina Rader" w:date="2018-06-14T15:58:00Z">
        <w:r w:rsidRPr="00D121F7" w:rsidDel="00523485">
          <w:delText>not be known</w:delText>
        </w:r>
      </w:del>
      <w:ins w:id="209" w:author="Romina Rader" w:date="2018-06-14T15:57:00Z">
        <w:r>
          <w:t xml:space="preserve">lead to inaccurate </w:t>
        </w:r>
      </w:ins>
      <w:ins w:id="210" w:author="Romina Rader" w:date="2018-06-14T15:58:00Z">
        <w:r>
          <w:t>measurements</w:t>
        </w:r>
      </w:ins>
      <w:ins w:id="211" w:author="Romina Rader" w:date="2018-06-14T15:57:00Z">
        <w:r>
          <w:t xml:space="preserve"> of intraspecific variation</w:t>
        </w:r>
      </w:ins>
      <w:r w:rsidRPr="00D121F7">
        <w:t xml:space="preserve">. </w:t>
      </w:r>
      <w:del w:id="212" w:author="Romina Rader" w:date="2018-06-14T16:02:00Z">
        <w:r w:rsidRPr="00D121F7" w:rsidDel="0025145C">
          <w:delText xml:space="preserve">As such, </w:delText>
        </w:r>
      </w:del>
      <w:ins w:id="213" w:author="Romina Rader" w:date="2018-06-14T16:02:00Z">
        <w:r>
          <w:t>A</w:t>
        </w:r>
      </w:ins>
      <w:ins w:id="214" w:author="Romina Rader" w:date="2018-06-14T16:00:00Z">
        <w:r w:rsidRPr="00957B91">
          <w:t xml:space="preserve">llometric scaling laws </w:t>
        </w:r>
        <w:r>
          <w:t>can be used to overcome these</w:t>
        </w:r>
        <w:r w:rsidRPr="00957B91">
          <w:t xml:space="preserve"> problem</w:t>
        </w:r>
      </w:ins>
      <w:ins w:id="215" w:author="Romina Rader" w:date="2018-06-14T16:02:00Z">
        <w:r>
          <w:t>s</w:t>
        </w:r>
      </w:ins>
      <w:ins w:id="216" w:author="Romina Rader" w:date="2018-06-14T16:01:00Z">
        <w:r>
          <w:t>.</w:t>
        </w:r>
      </w:ins>
    </w:p>
    <w:p w:rsidR="00E71222" w:rsidRPr="00957B91" w:rsidRDefault="00E71222" w:rsidP="0025145C">
      <w:pPr>
        <w:spacing w:line="480" w:lineRule="auto"/>
        <w:jc w:val="both"/>
      </w:pPr>
      <w:ins w:id="217" w:author="Romina Rader" w:date="2018-06-14T16:01:00Z">
        <w:r w:rsidRPr="00D01638">
          <w:t>Allometric scaling laws refer to how traits, which can be morphological, physiological or chemical, co-vary w</w:t>
        </w:r>
        <w:r w:rsidRPr="00B77527">
          <w:t xml:space="preserve">ith an organism’s body size, often with important ecological and evolutionary implications (Gould 1966; Huxley </w:t>
        </w:r>
        <w:r w:rsidRPr="00957B91">
          <w:fldChar w:fldCharType="begin"/>
        </w:r>
        <w:r w:rsidRPr="00957B91">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Pr="00957B91">
          <w:fldChar w:fldCharType="end"/>
        </w:r>
        <w:r>
          <w:t>1993).</w:t>
        </w:r>
      </w:ins>
      <w:ins w:id="218" w:author="Romina Rader" w:date="2018-06-14T16:00:00Z">
        <w:r w:rsidRPr="00D121F7">
          <w:t xml:space="preserve"> </w:t>
        </w:r>
      </w:ins>
      <w:ins w:id="219" w:author="Romina Rader" w:date="2018-06-14T16:01:00Z">
        <w:r>
          <w:t xml:space="preserve">These laws can be used to inform </w:t>
        </w:r>
      </w:ins>
      <w:r w:rsidRPr="00D121F7">
        <w:t>predictive allometry, which attempts to estimate body size</w:t>
      </w:r>
      <w:r w:rsidRPr="00C93E96">
        <w:t xml:space="preserve"> or a hypothesised allometric characteristic</w:t>
      </w:r>
      <w:r w:rsidRPr="00957B91">
        <w:t xml:space="preserve"> using a co-varying trait</w:t>
      </w:r>
      <w:ins w:id="220" w:author="Romina Rader" w:date="2018-06-14T16:01:00Z">
        <w:r>
          <w:t xml:space="preserve">.  </w:t>
        </w:r>
      </w:ins>
      <w:del w:id="221" w:author="Romina Rader" w:date="2018-06-14T16:03:00Z">
        <w:r w:rsidRPr="00957B91" w:rsidDel="00DA49C4">
          <w:delText>, has emerged across many biological disciplines.</w:delText>
        </w:r>
      </w:del>
    </w:p>
    <w:p w:rsidR="00E71222" w:rsidRPr="00957B91" w:rsidRDefault="00E71222" w:rsidP="00CC48BB">
      <w:pPr>
        <w:spacing w:line="480" w:lineRule="auto"/>
        <w:jc w:val="both"/>
      </w:pPr>
    </w:p>
    <w:p w:rsidR="00E71222" w:rsidRPr="00957B91" w:rsidRDefault="00E71222" w:rsidP="00CC48BB">
      <w:pPr>
        <w:spacing w:line="480" w:lineRule="auto"/>
        <w:jc w:val="both"/>
      </w:pPr>
      <w:ins w:id="222" w:author="Romina Rader" w:date="2018-06-14T16:03:00Z">
        <w:r>
          <w:t>Predictive allometry</w:t>
        </w:r>
        <w:del w:id="223" w:author="Romina Rader" w:date="2018-06-14T16:03:00Z">
          <w:r w:rsidRPr="00957B91" w:rsidDel="00DA49C4">
            <w:delText>,</w:delText>
          </w:r>
        </w:del>
        <w:r w:rsidRPr="00957B91">
          <w:t xml:space="preserve"> has emerged across many biological disciplines</w:t>
        </w:r>
        <w:r>
          <w:t xml:space="preserve"> in recent years</w:t>
        </w:r>
        <w:r w:rsidRPr="00957B91">
          <w:t>.</w:t>
        </w:r>
        <w:r>
          <w:t xml:space="preserve">  </w:t>
        </w:r>
      </w:ins>
      <w:r w:rsidRPr="00957B91">
        <w:t xml:space="preserve">Most commonly, body length has been used extensively to predict body size, such as in fish (e.g. Karachle </w:t>
      </w:r>
      <w:r w:rsidRPr="00957B91">
        <w:fldChar w:fldCharType="begin"/>
      </w:r>
      <w:r w:rsidRPr="00957B91">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Pr="00957B91">
        <w:fldChar w:fldCharType="end"/>
      </w:r>
      <w:r w:rsidRPr="00D01638">
        <w:t xml:space="preserve">&amp; Stergiou 2012), mammals (e.g. Trites </w:t>
      </w:r>
      <w:r w:rsidRPr="00957B91">
        <w:fldChar w:fldCharType="begin"/>
      </w:r>
      <w:r w:rsidRPr="00957B91">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Pr="00957B91">
        <w:fldChar w:fldCharType="end"/>
      </w:r>
      <w:r w:rsidRPr="00D01638">
        <w:t>&amp; Pauly 199</w:t>
      </w:r>
      <w:r w:rsidRPr="00B77527">
        <w:t xml:space="preserve">8) and both aquatic (e.g. Burgherr </w:t>
      </w:r>
      <w:r w:rsidRPr="00957B91">
        <w:fldChar w:fldCharType="begin"/>
      </w:r>
      <w:r w:rsidRPr="00957B91">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Pr="00957B91">
        <w:fldChar w:fldCharType="end"/>
      </w:r>
      <w:r w:rsidRPr="00D01638">
        <w:t xml:space="preserve">&amp; Meyer 1997; Benke </w:t>
      </w:r>
      <w:r w:rsidRPr="00B77527">
        <w:t xml:space="preserve">et al. </w:t>
      </w:r>
      <w:r w:rsidRPr="00957B91">
        <w:fldChar w:fldCharType="begin"/>
      </w:r>
      <w:r w:rsidRPr="00957B91">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Pr="00957B91">
        <w:fldChar w:fldCharType="end"/>
      </w:r>
      <w:r w:rsidRPr="00D01638">
        <w:t xml:space="preserve">1999) and terrestrial invertebrates (e.g. Rogers et al. 1977; Sample </w:t>
      </w:r>
      <w:r w:rsidRPr="00957B91">
        <w:fldChar w:fldCharType="begin"/>
      </w:r>
      <w:r w:rsidRPr="00957B91">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957B91">
        <w:fldChar w:fldCharType="end"/>
      </w:r>
      <w:r w:rsidRPr="00D01638">
        <w:t xml:space="preserve">et al. 1993; Sabo </w:t>
      </w:r>
      <w:r w:rsidRPr="00957B91">
        <w:fldChar w:fldCharType="begin"/>
      </w:r>
      <w:r w:rsidRPr="00957B91">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957B91">
        <w:fldChar w:fldCharType="end"/>
      </w:r>
      <w:r w:rsidRPr="00D01638">
        <w:t>et al. 2002)</w:t>
      </w:r>
      <w:r>
        <w:t xml:space="preserve">, most </w:t>
      </w:r>
      <w:commentRangeStart w:id="224"/>
      <w:r>
        <w:t>commonly</w:t>
      </w:r>
      <w:commentRangeEnd w:id="224"/>
      <w:r>
        <w:rPr>
          <w:rStyle w:val="CommentReference"/>
          <w:rFonts w:ascii="Calibri" w:hAnsi="Calibri"/>
          <w:lang w:val="en-GB"/>
        </w:rPr>
        <w:commentReference w:id="224"/>
      </w:r>
      <w:r>
        <w:t xml:space="preserve"> at the ordinal level</w:t>
      </w:r>
      <w:r w:rsidRPr="00D01638">
        <w:t xml:space="preserve">. These </w:t>
      </w:r>
      <w:r w:rsidRPr="00B77527">
        <w:t>models often show considerable support (</w:t>
      </w:r>
      <w:r w:rsidRPr="00B77527">
        <w:rPr>
          <w:i/>
          <w:iCs/>
        </w:rPr>
        <w:t>R</w:t>
      </w:r>
      <w:r w:rsidRPr="00D121F7">
        <w:rPr>
          <w:i/>
          <w:iCs/>
          <w:vertAlign w:val="superscript"/>
        </w:rPr>
        <w:t>2</w:t>
      </w:r>
      <w:r w:rsidRPr="00D121F7">
        <w:t xml:space="preserve"> &gt; 0.9),</w:t>
      </w:r>
      <w:r w:rsidRPr="00957B91">
        <w:t xml:space="preserve"> which has led to the proliferation of multiple models for a wide range of taxa, especially insects. However, when compared, these models show considerably different coefficients both within- and between insect orders (Schoener </w:t>
      </w:r>
      <w:r w:rsidRPr="00957B91">
        <w:fldChar w:fldCharType="begin"/>
      </w:r>
      <w:r w:rsidRPr="00957B91">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Pr="00957B91">
        <w:fldChar w:fldCharType="end"/>
      </w:r>
      <w:r w:rsidRPr="00D01638">
        <w:t>1980; Sample</w:t>
      </w:r>
      <w:r w:rsidRPr="00B77527">
        <w:t xml:space="preserve"> et al. 1993; Ganihar </w:t>
      </w:r>
      <w:r w:rsidRPr="00957B91">
        <w:fldChar w:fldCharType="begin"/>
      </w:r>
      <w:r w:rsidRPr="00957B91">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Pr="00957B91">
        <w:fldChar w:fldCharType="end"/>
      </w:r>
      <w:r w:rsidRPr="00D01638">
        <w:t>1997; Benke e</w:t>
      </w:r>
      <w:r w:rsidRPr="00B77527">
        <w:t xml:space="preserve">t al. 1999; Brady </w:t>
      </w:r>
      <w:r w:rsidRPr="00957B91">
        <w:fldChar w:fldCharType="begin"/>
      </w:r>
      <w:r w:rsidRPr="00957B91">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Pr="00957B91">
        <w:fldChar w:fldCharType="end"/>
      </w:r>
      <w:r w:rsidRPr="00D01638">
        <w:t>&amp; Noske 2006), often</w:t>
      </w:r>
      <w:r w:rsidRPr="00B77527">
        <w:t xml:space="preserve"> due to biogeography (i.e. latitude, see Martin </w:t>
      </w:r>
      <w:r w:rsidRPr="00957B91">
        <w:fldChar w:fldCharType="begin"/>
      </w:r>
      <w:r w:rsidRPr="00957B91">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Pr="00957B91">
        <w:fldChar w:fldCharType="end"/>
      </w:r>
      <w:r w:rsidRPr="00D01638">
        <w:t xml:space="preserve">et al. 2014), </w:t>
      </w:r>
      <w:r w:rsidRPr="00B77527">
        <w:t xml:space="preserve">and/or </w:t>
      </w:r>
      <w:r w:rsidRPr="00D121F7">
        <w:t>methodological influences such as sampling biases</w:t>
      </w:r>
      <w:r w:rsidRPr="00957B91">
        <w:t xml:space="preserve"> (e.g. range of body sizes sampled, Sage 1982).</w:t>
      </w:r>
    </w:p>
    <w:p w:rsidR="00E71222" w:rsidRPr="00957B91" w:rsidRDefault="00E71222" w:rsidP="00CC48BB">
      <w:pPr>
        <w:spacing w:line="480" w:lineRule="auto"/>
        <w:jc w:val="both"/>
      </w:pPr>
    </w:p>
    <w:p w:rsidR="00E71222" w:rsidRDefault="00E71222" w:rsidP="004B4F63">
      <w:pPr>
        <w:spacing w:line="480" w:lineRule="auto"/>
        <w:jc w:val="both"/>
        <w:rPr>
          <w:ins w:id="225" w:author="Romina Rader" w:date="2018-06-14T16:09:00Z"/>
        </w:rPr>
      </w:pPr>
      <w:ins w:id="226" w:author="Romina Rader" w:date="2018-06-14T16:04:00Z">
        <w:r>
          <w:t xml:space="preserve">Insect pollinators </w:t>
        </w:r>
      </w:ins>
      <w:ins w:id="227" w:author="Romina Rader" w:date="2018-06-14T16:05:00Z">
        <w:r>
          <w:t xml:space="preserve">exhibit </w:t>
        </w:r>
      </w:ins>
      <w:del w:id="228" w:author="Romina Rader" w:date="2018-06-14T16:05:00Z">
        <w:r w:rsidRPr="00957B91" w:rsidDel="00EE43C1">
          <w:delText>A</w:delText>
        </w:r>
      </w:del>
      <w:ins w:id="229" w:author="Romina Rader" w:date="2018-06-14T16:05:00Z">
        <w:r>
          <w:t>a</w:t>
        </w:r>
      </w:ins>
      <w:r w:rsidRPr="00957B91">
        <w:t xml:space="preserve"> number of key </w:t>
      </w:r>
      <w:del w:id="230" w:author="Romina Rader" w:date="2018-06-14T16:05:00Z">
        <w:r w:rsidRPr="00957B91" w:rsidDel="00EE43C1">
          <w:delText xml:space="preserve">pollination </w:delText>
        </w:r>
      </w:del>
      <w:r w:rsidRPr="00957B91">
        <w:t xml:space="preserve">traits </w:t>
      </w:r>
      <w:del w:id="231" w:author="Romina Rader" w:date="2018-06-14T16:05:00Z">
        <w:r w:rsidRPr="00957B91" w:rsidDel="00EE43C1">
          <w:delText xml:space="preserve">exhibit </w:delText>
        </w:r>
      </w:del>
      <w:ins w:id="232" w:author="Romina Rader" w:date="2018-06-14T16:05:00Z">
        <w:r>
          <w:t xml:space="preserve">that conform to </w:t>
        </w:r>
      </w:ins>
      <w:r w:rsidRPr="00957B91">
        <w:t>allometric scaling</w:t>
      </w:r>
      <w:ins w:id="233" w:author="Romina Rader" w:date="2018-06-14T16:05:00Z">
        <w:r>
          <w:t xml:space="preserve"> laws</w:t>
        </w:r>
      </w:ins>
      <w:r w:rsidRPr="00957B91">
        <w:t xml:space="preserve">. </w:t>
      </w:r>
      <w:ins w:id="234" w:author="Romina Rader" w:date="2018-06-14T16:05:00Z">
        <w:r>
          <w:t xml:space="preserve">For example, </w:t>
        </w:r>
      </w:ins>
      <w:del w:id="235" w:author="Romina Rader" w:date="2018-06-14T16:05:00Z">
        <w:r w:rsidRPr="00957B91" w:rsidDel="007C2F7F">
          <w:delText>I</w:delText>
        </w:r>
      </w:del>
      <w:ins w:id="236" w:author="Romina Rader" w:date="2018-06-14T16:05:00Z">
        <w:r>
          <w:t>i</w:t>
        </w:r>
      </w:ins>
      <w:r w:rsidRPr="00957B91">
        <w:t xml:space="preserve">n bees, body size </w:t>
      </w:r>
      <w:del w:id="237" w:author="Romina Rader" w:date="2018-06-14T16:06:00Z">
        <w:r w:rsidRPr="00957B91" w:rsidDel="007C2F7F">
          <w:delText xml:space="preserve">affects </w:delText>
        </w:r>
      </w:del>
      <w:ins w:id="238" w:author="Romina Rader" w:date="2018-06-14T16:06:00Z">
        <w:r>
          <w:t xml:space="preserve">is associated with </w:t>
        </w:r>
        <w:commentRangeStart w:id="239"/>
        <w:r>
          <w:t>increased?</w:t>
        </w:r>
        <w:r w:rsidRPr="00957B91">
          <w:t xml:space="preserve"> </w:t>
        </w:r>
        <w:commentRangeEnd w:id="239"/>
        <w:r>
          <w:rPr>
            <w:rStyle w:val="CommentReference"/>
            <w:rFonts w:ascii="Calibri" w:hAnsi="Calibri" w:cs="Calibri"/>
            <w:lang w:val="en-GB"/>
          </w:rPr>
          <w:commentReference w:id="239"/>
        </w:r>
      </w:ins>
      <w:r w:rsidRPr="00957B91">
        <w:t xml:space="preserve">insect activity periods (Streinzer </w:t>
      </w:r>
      <w:r w:rsidRPr="00957B91">
        <w:fldChar w:fldCharType="begin"/>
      </w:r>
      <w:r w:rsidRPr="00957B91">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Pr="00957B91">
        <w:fldChar w:fldCharType="end"/>
      </w:r>
      <w:r w:rsidRPr="00D01638">
        <w:t xml:space="preserve">et al. 2016), </w:t>
      </w:r>
      <w:ins w:id="240" w:author="Romina Rader" w:date="2018-06-14T16:06:00Z">
        <w:r>
          <w:t xml:space="preserve">greater? </w:t>
        </w:r>
      </w:ins>
      <w:r w:rsidRPr="00D01638">
        <w:t>pollen load</w:t>
      </w:r>
      <w:r>
        <w:t>s</w:t>
      </w:r>
      <w:r w:rsidRPr="00D01638">
        <w:t xml:space="preserve"> (e.g. Ramalho </w:t>
      </w:r>
      <w:r w:rsidRPr="00957B91">
        <w:fldChar w:fldCharType="begin"/>
      </w:r>
      <w:r w:rsidRPr="00957B91">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Pr="00957B91">
        <w:fldChar w:fldCharType="end"/>
      </w:r>
      <w:r w:rsidRPr="00D01638">
        <w:t xml:space="preserve">et al. 1998), </w:t>
      </w:r>
      <w:ins w:id="241" w:author="Romina Rader" w:date="2018-06-14T16:06:00Z">
        <w:r>
          <w:t xml:space="preserve">longer? </w:t>
        </w:r>
      </w:ins>
      <w:r w:rsidRPr="00D01638">
        <w:t>foraging distance</w:t>
      </w:r>
      <w:r>
        <w:t>s</w:t>
      </w:r>
      <w:r w:rsidRPr="00D01638">
        <w:t xml:space="preserve"> (e.g. Greenleaf et al. 2007; van Nieuwstadt </w:t>
      </w:r>
      <w:r w:rsidRPr="00957B91">
        <w:fldChar w:fldCharType="begin"/>
      </w:r>
      <w:r w:rsidRPr="00957B91">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Pr="00957B91">
        <w:fldChar w:fldCharType="end"/>
      </w:r>
      <w:r w:rsidRPr="00D01638">
        <w:t xml:space="preserve">&amp; Iraheta 1996), proboscis length (Cariveau </w:t>
      </w:r>
      <w:r w:rsidRPr="00957B91">
        <w:fldChar w:fldCharType="begin"/>
      </w:r>
      <w:r w:rsidRPr="00957B91">
        <w:instrText xml:space="preserve"> ADDIN EN.CITE &lt;EndNote&gt;&lt;Cite ExcludeAuth="1" ExcludeYear="1" Hidden="1"&gt;&lt;Author&gt;Cariveau&lt;/Author&gt;&lt;Year&gt;2016&lt;/Year&gt;&lt;RecNum&gt;186&lt;/RecNum&gt;&lt;record&gt;&lt;rec-number&gt;186&lt;/rec-number&gt;&lt;foreign-keys&gt;&lt;key app="EN" db-id="twvpvpzrmraraue02fm5vd5etx0ewxa9e9rf" timestamp="1465778007"&gt;186&lt;/key&gt;&lt;/foreign-keys&gt;&lt;ref-type name="Journal Article"&gt;17&lt;/ref-type&gt;&lt;contributors&gt;&lt;authors&gt;&lt;author&gt;Cariveau, Daniel P.&lt;/author&gt;&lt;author&gt;Nayak, Geetha K.&lt;/author&gt;&lt;author&gt;Bartomeus, Ignasi&lt;/author&gt;&lt;author&gt;Zientek, Joseph&lt;/author&gt;&lt;author&gt;Ascher, John S.&lt;/author&gt;&lt;author&gt;Gibbs, Jason&lt;/author&gt;&lt;author&gt;Winfree, Rachael&lt;/author&gt;&lt;/authors&gt;&lt;/contributors&gt;&lt;titles&gt;&lt;title&gt;The Allometry of Bee Proboscis Length and Its Uses in Ecology&lt;/title&gt;&lt;secondary-title&gt;Plos One&lt;/secondary-title&gt;&lt;/titles&gt;&lt;periodical&gt;&lt;full-title&gt;PLoS One&lt;/full-title&gt;&lt;/periodical&gt;&lt;volume&gt;11&lt;/volume&gt;&lt;number&gt;3&lt;/number&gt;&lt;dates&gt;&lt;year&gt;2016&lt;/year&gt;&lt;pub-dates&gt;&lt;date&gt;Mar 17&lt;/date&gt;&lt;/pub-dates&gt;&lt;/dates&gt;&lt;isbn&gt;1932-6203&lt;/isbn&gt;&lt;accession-num&gt;WOS:000372580300076&lt;/accession-num&gt;&lt;urls&gt;&lt;related-urls&gt;&lt;url&gt;&amp;lt;Go to ISI&amp;gt;://WOS:000372580300076&lt;/url&gt;&lt;url&gt;http://journals.plos.org/plosone/article/asset?id=10.1371/journal.pone.0151482.PDF&lt;/url&gt;&lt;/related-urls&gt;&lt;/urls&gt;&lt;custom7&gt;e0151482&lt;/custom7&gt;&lt;electronic-resource-num&gt;10.1371/journal.pone.0151482&lt;/electronic-resource-num&gt;&lt;/record&gt;&lt;/Cite&gt;&lt;/EndNote&gt;</w:instrText>
      </w:r>
      <w:r w:rsidRPr="00957B91">
        <w:fldChar w:fldCharType="end"/>
      </w:r>
      <w:r w:rsidRPr="00D01638">
        <w:t xml:space="preserve">et al. 2016) and plant-pollinator </w:t>
      </w:r>
      <w:commentRangeStart w:id="242"/>
      <w:r w:rsidRPr="00D01638">
        <w:t xml:space="preserve">trait matching </w:t>
      </w:r>
      <w:commentRangeEnd w:id="242"/>
      <w:r>
        <w:rPr>
          <w:rStyle w:val="CommentReference"/>
          <w:rFonts w:ascii="Calibri" w:hAnsi="Calibri" w:cs="Calibri"/>
          <w:lang w:val="en-GB"/>
        </w:rPr>
        <w:commentReference w:id="242"/>
      </w:r>
      <w:r w:rsidRPr="00D01638">
        <w:t xml:space="preserve">(Stang </w:t>
      </w:r>
      <w:r w:rsidRPr="00957B91">
        <w:fldChar w:fldCharType="begin"/>
      </w:r>
      <w:r w:rsidRPr="00957B91">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Pr="00957B91">
        <w:fldChar w:fldCharType="end"/>
      </w:r>
      <w:r w:rsidRPr="00D01638">
        <w:t xml:space="preserve">et al 2009; Olesen </w:t>
      </w:r>
      <w:r w:rsidRPr="00957B91">
        <w:fldChar w:fldCharType="begin"/>
      </w:r>
      <w:r w:rsidRPr="00957B91">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Pr="00957B91">
        <w:fldChar w:fldCharType="end"/>
      </w:r>
      <w:r w:rsidRPr="00D01638">
        <w:t>et al., 2010). Despite th</w:t>
      </w:r>
      <w:r>
        <w:t>is</w:t>
      </w:r>
      <w:r w:rsidRPr="00D01638">
        <w:t xml:space="preserve"> ubiquity, few predictive models exist for pollinating insects</w:t>
      </w:r>
      <w:r w:rsidRPr="00B77527">
        <w:t xml:space="preserve"> below the </w:t>
      </w:r>
      <w:r>
        <w:t>ordinal</w:t>
      </w:r>
      <w:r w:rsidRPr="00B77527">
        <w:t xml:space="preserve"> level</w:t>
      </w:r>
      <w:r w:rsidRPr="00D121F7">
        <w:t xml:space="preserve">, with one notable exception. Cane </w:t>
      </w:r>
      <w:r w:rsidRPr="00957B91">
        <w:fldChar w:fldCharType="begin"/>
      </w:r>
      <w:r w:rsidRPr="00957B91">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Pr="00957B91">
        <w:fldChar w:fldCharType="end"/>
      </w:r>
      <w:r w:rsidRPr="00D01638">
        <w:t xml:space="preserve">(1987) established a predictive </w:t>
      </w:r>
      <w:r>
        <w:t>equation</w:t>
      </w:r>
      <w:r w:rsidRPr="00D01638">
        <w:t xml:space="preserve"> for bee body size as a function of the intertegular distance (ITD) (the distance between the wing-attachment points on either side of t</w:t>
      </w:r>
      <w:r w:rsidRPr="00B77527">
        <w:t xml:space="preserve">he thorax). Cane (1987)’s </w:t>
      </w:r>
      <w:r w:rsidRPr="00D121F7">
        <w:t>pioneer</w:t>
      </w:r>
      <w:del w:id="243" w:author="Nacho Bartomeus" w:date="2018-06-11T20:57:00Z">
        <w:r w:rsidRPr="00D121F7" w:rsidDel="00EE60E2">
          <w:delText>ing</w:delText>
        </w:r>
      </w:del>
      <w:r w:rsidRPr="00D121F7">
        <w:t xml:space="preserve"> model was developed with a sample of females from 20 North American solitary bee species that represented six </w:t>
      </w:r>
      <w:r>
        <w:t xml:space="preserve">of the seven global </w:t>
      </w:r>
      <w:r w:rsidRPr="00D121F7">
        <w:t xml:space="preserve">bee families. It is now the most commonly used metric for estimating bee </w:t>
      </w:r>
      <w:r w:rsidRPr="00957B91">
        <w:t xml:space="preserve">body size and has </w:t>
      </w:r>
      <w:ins w:id="244" w:author="vesna.gagic@bio.bg.ac.rs" w:date="2018-06-15T08:52:00Z">
        <w:r>
          <w:t xml:space="preserve">been </w:t>
        </w:r>
      </w:ins>
      <w:r w:rsidRPr="00957B91">
        <w:t xml:space="preserve">used in ecological (e.g. Williams </w:t>
      </w:r>
      <w:r w:rsidRPr="00957B91">
        <w:fldChar w:fldCharType="begin"/>
      </w:r>
      <w:r w:rsidRPr="00957B91">
        <w:instrText xml:space="preserve"> ADDIN EN.CITE &lt;EndNote&gt;&lt;Cite ExcludeAuth="1" ExcludeYear="1" Hidden="1"&gt;&lt;Author&gt;Williams&lt;/Author&gt;&lt;Year&gt;2010&lt;/Year&gt;&lt;RecNum&gt;239&lt;/RecNum&gt;&lt;record&gt;&lt;rec-number&gt;239&lt;/rec-number&gt;&lt;foreign-keys&gt;&lt;key app="EN" db-id="twvpvpzrmraraue02fm5vd5etx0ewxa9e9rf" timestamp="1465778063"&gt;239&lt;/key&gt;&lt;/foreign-keys&gt;&lt;ref-type name="Journal Article"&gt;17&lt;/ref-type&gt;&lt;contributors&gt;&lt;authors&gt;&lt;author&gt;Williams, Neal M.&lt;/author&gt;&lt;author&gt;Crone, Elizabeth E.&lt;/author&gt;&lt;author&gt;Roulston, T&amp;apos;ai H.&lt;/author&gt;&lt;author&gt;Minckley, Robert L.&lt;/author&gt;&lt;author&gt;Packer, Laurence&lt;/author&gt;&lt;author&gt;Potts, Simon G.&lt;/author&gt;&lt;/authors&gt;&lt;/contributors&gt;&lt;titles&gt;&lt;title&gt;Ecological and life-history traits predict bee species responses to environmental disturbances&lt;/title&gt;&lt;secondary-title&gt;Biological Conservation&lt;/secondary-title&gt;&lt;/titles&gt;&lt;periodical&gt;&lt;full-title&gt;Biological Conservation&lt;/full-title&gt;&lt;/periodical&gt;&lt;pages&gt;2280-2291&lt;/pages&gt;&lt;volume&gt;143&lt;/volume&gt;&lt;number&gt;10&lt;/number&gt;&lt;dates&gt;&lt;year&gt;2010&lt;/year&gt;&lt;pub-dates&gt;&lt;date&gt;Oct&lt;/date&gt;&lt;/pub-dates&gt;&lt;/dates&gt;&lt;isbn&gt;0006-3207&lt;/isbn&gt;&lt;accession-num&gt;WOS:000282076800005&lt;/accession-num&gt;&lt;urls&gt;&lt;related-urls&gt;&lt;url&gt;&amp;lt;Go to ISI&amp;gt;://WOS:000282076800005&lt;/url&gt;&lt;url&gt;http://ac.els-cdn.com/S0006320710001138/1-s2.0-S0006320710001138-main.pdf?_tid=11cc6342-30ff-11e6-b4db-00000aab0f26&amp;amp;acdnat=1465778455_026aacbb3b554bbe4d6289f78f365991&lt;/url&gt;&lt;/related-urls&gt;&lt;/urls&gt;&lt;electronic-resource-num&gt;10.1016/j.biocon.2010.03.024&lt;/electronic-resource-num&gt;&lt;/record&gt;&lt;/Cite&gt;&lt;/EndNote&gt;</w:instrText>
      </w:r>
      <w:r w:rsidRPr="00957B91">
        <w:fldChar w:fldCharType="end"/>
      </w:r>
      <w:r w:rsidRPr="00D01638">
        <w:t xml:space="preserve">et al. 2010), sensory (e.g. Spaethe </w:t>
      </w:r>
      <w:r w:rsidRPr="00957B91">
        <w:fldChar w:fldCharType="begin"/>
      </w:r>
      <w:r w:rsidRPr="00957B91">
        <w:instrText xml:space="preserve"> ADDIN EN.CITE &lt;EndNote&gt;&lt;Cite ExcludeAuth="1" ExcludeYear="1" Hidden="1"&gt;&lt;Author&gt;Spaethe&lt;/Author&gt;&lt;Year&gt;2003&lt;/Year&gt;&lt;RecNum&gt;390&lt;/RecNum&gt;&lt;record&gt;&lt;rec-number&gt;390&lt;/rec-number&gt;&lt;foreign-keys&gt;&lt;key app="EN" db-id="twvpvpzrmraraue02fm5vd5etx0ewxa9e9rf" timestamp="1468820942"&gt;390&lt;/key&gt;&lt;/foreign-keys&gt;&lt;ref-type name="Journal Article"&gt;17&lt;/ref-type&gt;&lt;contributors&gt;&lt;authors&gt;&lt;author&gt;Spaethe, Johannes&lt;/author&gt;&lt;author&gt;Chittka, Lars&lt;/author&gt;&lt;/authors&gt;&lt;/contributors&gt;&lt;titles&gt;&lt;title&gt;Interindividual variation of eye optics and single object resolution in bumblebees&lt;/title&gt;&lt;secondary-title&gt;Journal of Experimental Biology&lt;/secondary-title&gt;&lt;/titles&gt;&lt;periodical&gt;&lt;full-title&gt;Journal of experimental Biology&lt;/full-title&gt;&lt;/periodical&gt;&lt;pages&gt;3447-3453&lt;/pages&gt;&lt;volume&gt;206&lt;/volume&gt;&lt;number&gt;19&lt;/number&gt;&lt;dates&gt;&lt;year&gt;2003&lt;/year&gt;&lt;/dates&gt;&lt;isbn&gt;0022-0949&lt;/isbn&gt;&lt;urls&gt;&lt;/urls&gt;&lt;/record&gt;&lt;/Cite&gt;&lt;/EndNote&gt;</w:instrText>
      </w:r>
      <w:r w:rsidRPr="00957B91">
        <w:fldChar w:fldCharType="end"/>
      </w:r>
      <w:r w:rsidRPr="00D01638">
        <w:t xml:space="preserve">&amp; Chittka 2003; Kapustjanskij </w:t>
      </w:r>
      <w:r w:rsidRPr="00957B91">
        <w:fldChar w:fldCharType="begin"/>
      </w:r>
      <w:r w:rsidRPr="00957B91">
        <w:instrText xml:space="preserve"> ADDIN EN.CITE &lt;EndNote&gt;&lt;Cite ExcludeAuth="1" ExcludeYear="1" Hidden="1"&gt;&lt;Author&gt;Kapustjanskij&lt;/Author&gt;&lt;Year&gt;2007&lt;/Year&gt;&lt;RecNum&gt;369&lt;/RecNum&gt;&lt;record&gt;&lt;rec-number&gt;369&lt;/rec-number&gt;&lt;foreign-keys&gt;&lt;key app="EN" db-id="twvpvpzrmraraue02fm5vd5etx0ewxa9e9rf" timestamp="1468819977"&gt;369&lt;/key&gt;&lt;/foreign-keys&gt;&lt;ref-type name="Journal Article"&gt;17&lt;/ref-type&gt;&lt;contributors&gt;&lt;authors&gt;&lt;author&gt;Kapustjanskij, A&lt;/author&gt;&lt;author&gt;Streinzer, M&lt;/author&gt;&lt;author&gt;Paulus, HF&lt;/author&gt;&lt;author&gt;Spaethe, J&lt;/author&gt;&lt;/authors&gt;&lt;/contributors&gt;&lt;titles&gt;&lt;title&gt;Bigger is better: implications of body size for flight ability under different light conditions and the evolution of alloethism in bumblebees&lt;/title&gt;&lt;secondary-title&gt;Functional Ecology&lt;/secondary-title&gt;&lt;/titles&gt;&lt;periodical&gt;&lt;full-title&gt;Functional Ecology&lt;/full-title&gt;&lt;/periodical&gt;&lt;pages&gt;1130-1136&lt;/pages&gt;&lt;volume&gt;21&lt;/volume&gt;&lt;number&gt;6&lt;/number&gt;&lt;dates&gt;&lt;year&gt;2007&lt;/year&gt;&lt;/dates&gt;&lt;isbn&gt;1365-2435&lt;/isbn&gt;&lt;urls&gt;&lt;/urls&gt;&lt;/record&gt;&lt;/Cite&gt;&lt;/EndNote&gt;</w:instrText>
      </w:r>
      <w:r w:rsidRPr="00957B91">
        <w:fldChar w:fldCharType="end"/>
      </w:r>
      <w:r w:rsidRPr="00D01638">
        <w:t xml:space="preserve">et al. 2007) and behavioural studies (e.g. Oliveira </w:t>
      </w:r>
      <w:r w:rsidRPr="00957B91">
        <w:fldChar w:fldCharType="begin"/>
      </w:r>
      <w:r w:rsidRPr="00957B91">
        <w:instrText xml:space="preserve"> ADDIN EN.CITE &lt;EndNote&gt;&lt;Cite ExcludeAuth="1" ExcludeYear="1" Hidden="1"&gt;&lt;Author&gt;Oliveira&lt;/Author&gt;&lt;Year&gt;2010&lt;/Year&gt;&lt;RecNum&gt;240&lt;/RecNum&gt;&lt;record&gt;&lt;rec-number&gt;240&lt;/rec-number&gt;&lt;foreign-keys&gt;&lt;key app="EN" db-id="twvpvpzrmraraue02fm5vd5etx0ewxa9e9rf" timestamp="1465778063"&gt;240&lt;/key&gt;&lt;/foreign-keys&gt;&lt;ref-type name="Journal Article"&gt;17&lt;/ref-type&gt;&lt;contributors&gt;&lt;authors&gt;&lt;author&gt;Oliveira, Reisla&lt;/author&gt;&lt;author&gt;Schlindwein, Clemens&lt;/author&gt;&lt;/authors&gt;&lt;/contributors&gt;&lt;titles&gt;&lt;title&gt;Experimental demonstration of alternative mating tactics of male Ptilothrix fructifera (Hymenoptera, Apidae)&lt;/title&gt;&lt;secondary-title&gt;Animal Behaviour&lt;/secondary-title&gt;&lt;/titles&gt;&lt;periodical&gt;&lt;full-title&gt;Animal Behaviour&lt;/full-title&gt;&lt;/periodical&gt;&lt;pages&gt;241-247&lt;/pages&gt;&lt;volume&gt;80&lt;/volume&gt;&lt;number&gt;2&lt;/number&gt;&lt;dates&gt;&lt;year&gt;2010&lt;/year&gt;&lt;pub-dates&gt;&lt;date&gt;Aug&lt;/date&gt;&lt;/pub-dates&gt;&lt;/dates&gt;&lt;isbn&gt;0003-3472&lt;/isbn&gt;&lt;accession-num&gt;WOS:000280064400011&lt;/accession-num&gt;&lt;urls&gt;&lt;related-urls&gt;&lt;url&gt;&amp;lt;Go to ISI&amp;gt;://WOS:000280064400011&lt;/url&gt;&lt;url&gt;http://ac.els-cdn.com/S0003347210001703/1-s2.0-S0003347210001703-main.pdf?_tid=1582b43c-30ff-11e6-ba6c-00000aab0f27&amp;amp;acdnat=1465778461_859077f97b853dd5da4cf4da01724258&lt;/url&gt;&lt;/related-urls&gt;&lt;/urls&gt;&lt;electronic-resource-num&gt;10.1016/j.anbehav.2010.04.024&lt;/electronic-resource-num&gt;&lt;/record&gt;&lt;/Cite&gt;&lt;/EndNote&gt;</w:instrText>
      </w:r>
      <w:r w:rsidRPr="00957B91">
        <w:fldChar w:fldCharType="end"/>
      </w:r>
      <w:r w:rsidRPr="00D01638">
        <w:t xml:space="preserve">&amp; Schlindwein 2010). </w:t>
      </w:r>
      <w:ins w:id="245" w:author="Romina Rader" w:date="2018-06-14T16:08:00Z">
        <w:r>
          <w:t xml:space="preserve">Importantly, </w:t>
        </w:r>
      </w:ins>
      <w:del w:id="246" w:author="Romina Rader" w:date="2018-06-14T16:07:00Z">
        <w:r w:rsidRPr="00D01638" w:rsidDel="00413F80">
          <w:delText>It also</w:delText>
        </w:r>
      </w:del>
      <w:ins w:id="247" w:author="Romina Rader" w:date="2018-06-14T16:07:00Z">
        <w:r>
          <w:t xml:space="preserve">Cane’s </w:t>
        </w:r>
      </w:ins>
      <w:ins w:id="248" w:author="Romina Rader" w:date="2018-06-14T16:08:00Z">
        <w:r>
          <w:t xml:space="preserve">allometric </w:t>
        </w:r>
      </w:ins>
      <w:ins w:id="249" w:author="Romina Rader" w:date="2018-06-14T16:07:00Z">
        <w:r>
          <w:t>model</w:t>
        </w:r>
      </w:ins>
      <w:del w:id="250" w:author="Romina Rader" w:date="2018-06-14T16:07:00Z">
        <w:r w:rsidRPr="00D01638" w:rsidDel="00413F80">
          <w:delText xml:space="preserve"> firmly</w:delText>
        </w:r>
      </w:del>
      <w:ins w:id="251" w:author="Romina Rader" w:date="2018-06-14T16:07:00Z">
        <w:r>
          <w:t xml:space="preserve"> </w:t>
        </w:r>
      </w:ins>
      <w:del w:id="252" w:author="Romina Rader" w:date="2018-06-14T16:07:00Z">
        <w:r w:rsidRPr="00D01638" w:rsidDel="00413F80">
          <w:delText xml:space="preserve"> developed</w:delText>
        </w:r>
      </w:del>
      <w:ins w:id="253" w:author="Romina Rader" w:date="2018-06-14T16:07:00Z">
        <w:r>
          <w:t>confirmed</w:t>
        </w:r>
      </w:ins>
      <w:r w:rsidRPr="00D01638">
        <w:t xml:space="preserve"> ITD as an important body size proxy for establishing other ecologically important allometric relationships (e.g. foraging distances and bee proboscis length; Greenleaf et al. 2007; Cariveau et al. 2016).</w:t>
      </w:r>
    </w:p>
    <w:p w:rsidR="00E71222" w:rsidRDefault="00E71222" w:rsidP="004B4F63">
      <w:pPr>
        <w:spacing w:line="480" w:lineRule="auto"/>
        <w:jc w:val="both"/>
        <w:rPr>
          <w:ins w:id="254" w:author="Romina Rader" w:date="2018-06-14T16:09:00Z"/>
        </w:rPr>
      </w:pPr>
    </w:p>
    <w:p w:rsidR="00E71222" w:rsidRPr="00D01638" w:rsidRDefault="00E71222" w:rsidP="004B4F63">
      <w:pPr>
        <w:spacing w:line="480" w:lineRule="auto"/>
        <w:jc w:val="both"/>
      </w:pPr>
      <w:ins w:id="255" w:author="Romina Rader" w:date="2018-06-14T16:10:00Z">
        <w:r>
          <w:t xml:space="preserve">With the </w:t>
        </w:r>
        <w:r w:rsidRPr="00957B91">
          <w:t>except</w:t>
        </w:r>
        <w:r>
          <w:t>ion of</w:t>
        </w:r>
        <w:r w:rsidRPr="00957B91">
          <w:t xml:space="preserve"> bumblebees (Hagen &amp; Dupont 2013)</w:t>
        </w:r>
        <w:r>
          <w:t xml:space="preserve">, </w:t>
        </w:r>
      </w:ins>
      <w:ins w:id="256" w:author="Romina Rader" w:date="2018-06-14T16:09:00Z">
        <w:del w:id="257" w:author="Romina Rader" w:date="2018-06-14T16:10:00Z">
          <w:r w:rsidRPr="00957B91" w:rsidDel="00717703">
            <w:delText>The</w:delText>
          </w:r>
        </w:del>
      </w:ins>
      <w:ins w:id="258" w:author="Romina Rader" w:date="2018-06-14T16:10:00Z">
        <w:r>
          <w:t>the</w:t>
        </w:r>
      </w:ins>
      <w:ins w:id="259" w:author="Romina Rader" w:date="2018-06-14T16:09:00Z">
        <w:r w:rsidRPr="00957B91">
          <w:t xml:space="preserve"> utility of Cane’s equation </w:t>
        </w:r>
        <w:r>
          <w:t xml:space="preserve">however, </w:t>
        </w:r>
        <w:r w:rsidRPr="00957B91">
          <w:t>has not previously been tested beyond North American solitary bee species</w:t>
        </w:r>
      </w:ins>
      <w:ins w:id="260" w:author="Romina Rader" w:date="2018-06-14T16:10:00Z">
        <w:r>
          <w:t>.</w:t>
        </w:r>
      </w:ins>
      <w:ins w:id="261" w:author="Romina Rader" w:date="2018-06-14T16:09:00Z">
        <w:r w:rsidRPr="00957B91">
          <w:t xml:space="preserve"> </w:t>
        </w:r>
        <w:del w:id="262" w:author="Romina Rader" w:date="2018-06-14T16:10:00Z">
          <w:r w:rsidRPr="00957B91" w:rsidDel="00717703">
            <w:delText xml:space="preserve">except in bumblebees (Hagen &amp; Dupont 2013). </w:delText>
          </w:r>
        </w:del>
        <w:r w:rsidRPr="00957B91">
          <w:t xml:space="preserve">Further, </w:t>
        </w:r>
        <w:commentRangeStart w:id="263"/>
        <w:r w:rsidRPr="00957B91">
          <w:t>it has</w:t>
        </w:r>
        <w:del w:id="264" w:author="Romina Rader" w:date="2018-06-14T16:10:00Z">
          <w:r w:rsidRPr="00957B91" w:rsidDel="009452CB">
            <w:delText>n’t</w:delText>
          </w:r>
        </w:del>
      </w:ins>
      <w:ins w:id="265" w:author="Romina Rader" w:date="2018-06-14T16:10:00Z">
        <w:r>
          <w:t xml:space="preserve"> not previously</w:t>
        </w:r>
      </w:ins>
      <w:ins w:id="266" w:author="Romina Rader" w:date="2018-06-14T16:09:00Z">
        <w:r w:rsidRPr="00957B91">
          <w:t xml:space="preserve"> been tested in conjunction with biogeography</w:t>
        </w:r>
      </w:ins>
      <w:commentRangeEnd w:id="263"/>
      <w:r>
        <w:rPr>
          <w:rStyle w:val="CommentReference"/>
          <w:rFonts w:ascii="Calibri" w:hAnsi="Calibri"/>
          <w:lang w:val="en-GB"/>
        </w:rPr>
        <w:commentReference w:id="263"/>
      </w:r>
      <w:ins w:id="267" w:author="Romina Rader" w:date="2018-06-14T16:09:00Z">
        <w:r w:rsidRPr="00957B91">
          <w:t xml:space="preserve">, </w:t>
        </w:r>
        <w:commentRangeStart w:id="268"/>
        <w:r w:rsidRPr="00957B91">
          <w:t xml:space="preserve">within </w:t>
        </w:r>
        <w:commentRangeStart w:id="269"/>
        <w:r w:rsidRPr="00957B91">
          <w:t xml:space="preserve">more complex model structures </w:t>
        </w:r>
        <w:commentRangeEnd w:id="268"/>
        <w:r>
          <w:rPr>
            <w:rStyle w:val="CommentReference"/>
            <w:rFonts w:ascii="Calibri" w:hAnsi="Calibri" w:cs="Calibri"/>
            <w:lang w:val="en-GB"/>
          </w:rPr>
          <w:commentReference w:id="268"/>
        </w:r>
      </w:ins>
      <w:commentRangeEnd w:id="269"/>
      <w:r>
        <w:rPr>
          <w:rStyle w:val="CommentReference"/>
          <w:rFonts w:ascii="Calibri" w:hAnsi="Calibri"/>
          <w:lang w:val="en-GB"/>
        </w:rPr>
        <w:commentReference w:id="269"/>
      </w:r>
      <w:ins w:id="270" w:author="Romina Rader" w:date="2018-06-14T16:09:00Z">
        <w:r w:rsidRPr="00957B91">
          <w:t>or in other key pollinating taxa, such as hoverflies (Diptera: Syrphidae).</w:t>
        </w:r>
      </w:ins>
      <w:ins w:id="271" w:author="Romina Rader" w:date="2018-06-14T16:11:00Z">
        <w:r>
          <w:t xml:space="preserve"> These </w:t>
        </w:r>
      </w:ins>
      <w:ins w:id="272" w:author="Romina Rader" w:date="2018-06-14T16:12:00Z">
        <w:r>
          <w:t>knowledge</w:t>
        </w:r>
      </w:ins>
      <w:ins w:id="273" w:author="Romina Rader" w:date="2018-06-14T16:11:00Z">
        <w:r>
          <w:t xml:space="preserve"> </w:t>
        </w:r>
      </w:ins>
      <w:ins w:id="274" w:author="Romina Rader" w:date="2018-06-14T16:12:00Z">
        <w:r>
          <w:t xml:space="preserve">gaps are </w:t>
        </w:r>
      </w:ins>
      <w:ins w:id="275" w:author="Romina Rader" w:date="2018-06-14T16:11:00Z">
        <w:r>
          <w:t xml:space="preserve">largely due to </w:t>
        </w:r>
      </w:ins>
      <w:ins w:id="276" w:author="Romina Rader" w:date="2018-06-14T16:12:00Z">
        <w:r>
          <w:t>the lack of</w:t>
        </w:r>
      </w:ins>
      <w:ins w:id="277" w:author="Romina Rader" w:date="2018-06-14T16:19:00Z">
        <w:r>
          <w:t xml:space="preserve">: </w:t>
        </w:r>
      </w:ins>
      <w:ins w:id="278" w:author="Romina Rader" w:date="2018-06-14T16:12:00Z">
        <w:r>
          <w:t xml:space="preserve"> </w:t>
        </w:r>
      </w:ins>
      <w:ins w:id="279" w:author="Romina Rader" w:date="2018-06-14T16:18:00Z">
        <w:r>
          <w:t xml:space="preserve">(i) </w:t>
        </w:r>
      </w:ins>
      <w:ins w:id="280" w:author="Romina Rader" w:date="2018-06-14T16:19:00Z">
        <w:r>
          <w:t>a general</w:t>
        </w:r>
      </w:ins>
      <w:ins w:id="281" w:author="Romina Rader" w:date="2018-06-14T16:18:00Z">
        <w:r>
          <w:t xml:space="preserve"> repository to</w:t>
        </w:r>
      </w:ins>
      <w:ins w:id="282" w:author="Romina Rader" w:date="2018-06-14T16:12:00Z">
        <w:r>
          <w:t xml:space="preserve"> house</w:t>
        </w:r>
      </w:ins>
      <w:ins w:id="283" w:author="Romina Rader" w:date="2018-06-14T16:17:00Z">
        <w:r>
          <w:t xml:space="preserve"> and connect</w:t>
        </w:r>
      </w:ins>
      <w:ins w:id="284" w:author="Romina Rader" w:date="2018-06-14T16:12:00Z">
        <w:r>
          <w:t xml:space="preserve"> all relevant predictive allometric equations; (ii) </w:t>
        </w:r>
      </w:ins>
      <w:ins w:id="285" w:author="Romina Rader" w:date="2018-06-14T16:17:00Z">
        <w:r>
          <w:t xml:space="preserve">high resolution </w:t>
        </w:r>
      </w:ins>
      <w:ins w:id="286" w:author="Romina Rader" w:date="2018-06-14T16:12:00Z">
        <w:r>
          <w:t xml:space="preserve">datasets to build </w:t>
        </w:r>
      </w:ins>
      <w:commentRangeStart w:id="287"/>
      <w:ins w:id="288" w:author="Romina Rader" w:date="2018-06-14T16:11:00Z">
        <w:r>
          <w:t xml:space="preserve">more complex models </w:t>
        </w:r>
      </w:ins>
      <w:commentRangeEnd w:id="287"/>
      <w:r>
        <w:rPr>
          <w:rStyle w:val="CommentReference"/>
          <w:rFonts w:ascii="Calibri" w:hAnsi="Calibri"/>
          <w:lang w:val="en-GB"/>
        </w:rPr>
        <w:commentReference w:id="287"/>
      </w:r>
      <w:ins w:id="289" w:author="Romina Rader" w:date="2018-06-14T16:11:00Z">
        <w:r>
          <w:t xml:space="preserve">and </w:t>
        </w:r>
      </w:ins>
      <w:ins w:id="290" w:author="Romina Rader" w:date="2018-06-14T16:19:00Z">
        <w:r>
          <w:t xml:space="preserve">(iii) </w:t>
        </w:r>
      </w:ins>
      <w:ins w:id="291" w:author="Romina Rader" w:date="2018-06-14T16:11:00Z">
        <w:r>
          <w:t xml:space="preserve">the lack of an adaptive, iterative framework </w:t>
        </w:r>
      </w:ins>
      <w:ins w:id="292" w:author="Romina Rader" w:date="2018-06-14T16:12:00Z">
        <w:r>
          <w:t>to continuously update existing models with new datasets</w:t>
        </w:r>
      </w:ins>
      <w:ins w:id="293" w:author="Romina Rader" w:date="2018-06-14T16:16:00Z">
        <w:r>
          <w:t xml:space="preserve"> and methodologies</w:t>
        </w:r>
      </w:ins>
      <w:ins w:id="294" w:author="Romina Rader" w:date="2018-06-14T16:19:00Z">
        <w:r>
          <w:t xml:space="preserve"> and technologies</w:t>
        </w:r>
      </w:ins>
      <w:ins w:id="295" w:author="Romina Rader" w:date="2018-06-14T16:12:00Z">
        <w:r>
          <w:t>.</w:t>
        </w:r>
      </w:ins>
    </w:p>
    <w:p w:rsidR="00E71222" w:rsidRPr="00B77527" w:rsidRDefault="00E71222" w:rsidP="004B4F63">
      <w:pPr>
        <w:spacing w:line="480" w:lineRule="auto"/>
        <w:jc w:val="both"/>
      </w:pPr>
    </w:p>
    <w:p w:rsidR="00E71222" w:rsidRPr="00957B91" w:rsidRDefault="00E71222" w:rsidP="006D0671">
      <w:pPr>
        <w:spacing w:line="480" w:lineRule="auto"/>
        <w:jc w:val="both"/>
        <w:rPr>
          <w:strike/>
        </w:rPr>
      </w:pPr>
      <w:r w:rsidRPr="00D121F7">
        <w:t xml:space="preserve">Iterative ecological forecasting, whereby equations are periodically updated as well as tested against novel data (e.g. Dietze et al. 2018; Harris </w:t>
      </w:r>
      <w:r w:rsidRPr="00957B91">
        <w:fldChar w:fldCharType="begin"/>
      </w:r>
      <w:r w:rsidRPr="00957B91">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Pr="00957B91">
        <w:fldChar w:fldCharType="end"/>
      </w:r>
      <w:r w:rsidRPr="00D01638">
        <w:t>et al. 2018</w:t>
      </w:r>
      <w:r w:rsidRPr="00957B91">
        <w:fldChar w:fldCharType="begin"/>
      </w:r>
      <w:r w:rsidRPr="00957B91">
        <w:instrText xml:space="preserve"> ADDIN EN.CITE &lt;EndNote&gt;&lt;Cite ExcludeAuth="1" ExcludeYear="1" Hidden="1"&gt;&lt;Author&gt;Dietze&lt;/Author&gt;&lt;Year&gt;2018&lt;/Year&gt;&lt;RecNum&gt;437&lt;/RecNum&gt;&lt;record&gt;&lt;rec-number&gt;437&lt;/rec-number&gt;&lt;foreign-keys&gt;&lt;key app="EN" db-id="twvpvpzrmraraue02fm5vd5etx0ewxa9e9rf" timestamp="1527117178"&gt;437&lt;/key&gt;&lt;/foreign-keys&gt;&lt;ref-type name="Journal Article"&gt;17&lt;/ref-type&gt;&lt;contributors&gt;&lt;authors&gt;&lt;author&gt;Dietze, Michael C.&lt;/author&gt;&lt;author&gt;Fox, Andrew&lt;/author&gt;&lt;author&gt;Beck-Johnson, Lindsay M.&lt;/author&gt;&lt;author&gt;Betancourt, Julio L.&lt;/author&gt;&lt;author&gt;Hooten, Mevin B.&lt;/author&gt;&lt;author&gt;Jarnevich, Catherine S.&lt;/author&gt;&lt;author&gt;Keitt, Timothy H.&lt;/author&gt;&lt;author&gt;Kenney, Melissa A.&lt;/author&gt;&lt;author&gt;Laney, Christine M.&lt;/author&gt;&lt;author&gt;Larsen, Laurel G.&lt;/author&gt;&lt;author&gt;Loescher, Henry W.&lt;/author&gt;&lt;author&gt;Lunch, Claire K.&lt;/author&gt;&lt;author&gt;Pijanowski, Bryan C.&lt;/author&gt;&lt;author&gt;Randerson, James T.&lt;/author&gt;&lt;author&gt;Read, Emily K.&lt;/author&gt;&lt;author&gt;Tredennick, Andrew T.&lt;/author&gt;&lt;author&gt;Vargas, Rodrigo&lt;/author&gt;&lt;author&gt;Weathers, Kathleen C.&lt;/author&gt;&lt;author&gt;White, Ethan P.&lt;/author&gt;&lt;/authors&gt;&lt;/contributors&gt;&lt;titles&gt;&lt;title&gt;Iterative near-term ecological forecasting: Needs, opportunities, and challenges&lt;/title&gt;&lt;secondary-title&gt;Proceedings of the National Academy of Sciences&lt;/secondary-title&gt;&lt;/titles&gt;&lt;periodical&gt;&lt;full-title&gt;Proceedings of the National Academy of Sciences&lt;/full-title&gt;&lt;/periodical&gt;&lt;dates&gt;&lt;year&gt;2018&lt;/year&gt;&lt;/dates&gt;&lt;urls&gt;&lt;related-urls&gt;&lt;url&gt;http://www.pnas.org/content/pnas/early/2018/01/29/1710231115.full.pdf&lt;/url&gt;&lt;/related-urls&gt;&lt;/urls&gt;&lt;electronic-resource-num&gt;10.1073/pnas.1710231115&lt;/electronic-resource-num&gt;&lt;/record&gt;&lt;/Cite&gt;&lt;/EndNote&gt;</w:instrText>
      </w:r>
      <w:r w:rsidRPr="00957B91">
        <w:fldChar w:fldCharType="end"/>
      </w:r>
      <w:r w:rsidRPr="00D01638">
        <w:t xml:space="preserve">) represent an as-yet untested avenue and overarching framework for greater accuracy and wider applicability of predictive allometry. </w:t>
      </w:r>
      <w:r w:rsidRPr="00B77527">
        <w:t xml:space="preserve">Critical to </w:t>
      </w:r>
      <w:r w:rsidRPr="00D121F7">
        <w:t xml:space="preserve">incorporating </w:t>
      </w:r>
      <w:ins w:id="296" w:author="Romina Rader" w:date="2018-06-14T16:20:00Z">
        <w:r>
          <w:t>an</w:t>
        </w:r>
      </w:ins>
      <w:del w:id="297" w:author="Romina Rader" w:date="2018-06-14T16:20:00Z">
        <w:r w:rsidRPr="00D121F7" w:rsidDel="00C326D1">
          <w:delText>this</w:delText>
        </w:r>
      </w:del>
      <w:r>
        <w:t xml:space="preserve"> iterative</w:t>
      </w:r>
      <w:r w:rsidRPr="00D121F7">
        <w:t xml:space="preserve"> framework are considerations of model choice, development and validation</w:t>
      </w:r>
      <w:r w:rsidRPr="00957B91">
        <w:t xml:space="preserve">. </w:t>
      </w:r>
      <w:commentRangeStart w:id="298"/>
      <w:r w:rsidRPr="00957B91">
        <w:t xml:space="preserve">Traditionally, predictive allometry has typically utilised ordinary least squares </w:t>
      </w:r>
      <w:ins w:id="299" w:author="vesna.gagic@bio.bg.ac.rs" w:date="2018-06-15T09:40:00Z">
        <w:r>
          <w:t xml:space="preserve">(OLS) </w:t>
        </w:r>
      </w:ins>
      <w:r w:rsidRPr="00957B91">
        <w:t xml:space="preserve">or major axis regression (Warton et al. 2006; Legendre &amp; Legendre 2012). However, phylogenetic model structures represent an attractive alternative (see Harvey </w:t>
      </w:r>
      <w:r w:rsidRPr="00957B91">
        <w:fldChar w:fldCharType="begin"/>
      </w:r>
      <w:r w:rsidRPr="00957B91">
        <w:instrText xml:space="preserve"> ADDIN EN.CITE &lt;EndNote&gt;&lt;Cite ExcludeAuth="1" ExcludeYear="1" Hidden="1"&gt;&lt;Author&gt;Harvey&lt;/Author&gt;&lt;Year&gt;1991&lt;/Year&gt;&lt;RecNum&gt;365&lt;/RecNum&gt;&lt;record&gt;&lt;rec-number&gt;365&lt;/rec-number&gt;&lt;foreign-keys&gt;&lt;key app="EN" db-id="twvpvpzrmraraue02fm5vd5etx0ewxa9e9rf" timestamp="1468819772"&gt;365&lt;/key&gt;&lt;/foreign-keys&gt;&lt;ref-type name="Book"&gt;6&lt;/ref-type&gt;&lt;contributors&gt;&lt;authors&gt;&lt;author&gt;Harvey, Paul H&lt;/author&gt;&lt;author&gt;Pagel, Mark D&lt;/author&gt;&lt;/authors&gt;&lt;/contributors&gt;&lt;titles&gt;&lt;title&gt;The comparative method in evolutionary biology&lt;/title&gt;&lt;/titles&gt;&lt;volume&gt;239&lt;/volume&gt;&lt;dates&gt;&lt;year&gt;1991&lt;/year&gt;&lt;/dates&gt;&lt;publisher&gt;Oxford university press Oxford&lt;/publisher&gt;&lt;urls&gt;&lt;/urls&gt;&lt;/record&gt;&lt;/Cite&gt;&lt;/EndNote&gt;</w:instrText>
      </w:r>
      <w:r w:rsidRPr="00957B91">
        <w:fldChar w:fldCharType="end"/>
      </w:r>
      <w:r w:rsidRPr="00D01638">
        <w:t xml:space="preserve">&amp; Pagel 1991; Hadfield and Nakagawa </w:t>
      </w:r>
      <w:r w:rsidRPr="00B77527">
        <w:t>2010). Body size</w:t>
      </w:r>
      <w:r w:rsidRPr="00D121F7">
        <w:t xml:space="preserve"> variation has been repeatedly linked to phylogeny, </w:t>
      </w:r>
      <w:r w:rsidRPr="00957B91">
        <w:t>compelling allometric</w:t>
      </w:r>
      <w:r w:rsidRPr="00957B91">
        <w:fldChar w:fldCharType="begin"/>
      </w:r>
      <w:r w:rsidRPr="00957B91">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Pr="00957B91">
        <w:fldChar w:fldCharType="end"/>
      </w:r>
      <w:r w:rsidRPr="00D01638">
        <w:t xml:space="preserve"> studies to incorporate</w:t>
      </w:r>
      <w:r w:rsidRPr="00B77527">
        <w:t xml:space="preserve"> species </w:t>
      </w:r>
      <w:r w:rsidRPr="00D121F7">
        <w:t xml:space="preserve">evolutionary histories (Garland and Ives 2000; Blomberg </w:t>
      </w:r>
      <w:r w:rsidRPr="00957B91">
        <w:fldChar w:fldCharType="begin"/>
      </w:r>
      <w:r w:rsidRPr="00957B91">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Pr="00957B91">
        <w:fldChar w:fldCharType="end"/>
      </w:r>
      <w:r w:rsidRPr="00D01638">
        <w:t>et al. 2003).</w:t>
      </w:r>
      <w:r w:rsidRPr="00B77527">
        <w:t xml:space="preserve"> </w:t>
      </w:r>
      <w:commentRangeEnd w:id="298"/>
      <w:r>
        <w:rPr>
          <w:rStyle w:val="CommentReference"/>
          <w:rFonts w:ascii="Calibri" w:hAnsi="Calibri"/>
          <w:lang w:val="en-GB"/>
        </w:rPr>
        <w:commentReference w:id="298"/>
      </w:r>
      <w:r w:rsidRPr="00B77527">
        <w:t xml:space="preserve">Model </w:t>
      </w:r>
      <w:r w:rsidRPr="00D121F7">
        <w:t xml:space="preserve">validation techniques, such as cross-validation (Stone </w:t>
      </w:r>
      <w:r w:rsidRPr="00957B91">
        <w:fldChar w:fldCharType="begin"/>
      </w:r>
      <w:r w:rsidRPr="00957B91">
        <w:instrText xml:space="preserve"> ADDIN EN.CITE &lt;EndNote&gt;&lt;Cite ExcludeAuth="1" ExcludeYear="1" Hidden="1"&gt;&lt;Author&gt;Stone&lt;/Author&gt;&lt;Year&gt;1974&lt;/Year&gt;&lt;RecNum&gt;416&lt;/RecNum&gt;&lt;record&gt;&lt;rec-number&gt;416&lt;/rec-number&gt;&lt;foreign-keys&gt;&lt;key app="EN" db-id="twvpvpzrmraraue02fm5vd5etx0ewxa9e9rf" timestamp="1526533033"&gt;416&lt;/key&gt;&lt;/foreign-keys&gt;&lt;ref-type name="Journal Article"&gt;17&lt;/ref-type&gt;&lt;contributors&gt;&lt;authors&gt;&lt;author&gt;Stone, Mervyn&lt;/author&gt;&lt;/authors&gt;&lt;/contributors&gt;&lt;titles&gt;&lt;title&gt;Cross-validatory choice and assessment of statistical predictions&lt;/title&gt;&lt;secondary-title&gt;Journal of the royal statistical society. Series B (Methodological)&lt;/secondary-title&gt;&lt;/titles&gt;&lt;periodical&gt;&lt;full-title&gt;Journal of the royal statistical society. Series B (Methodological)&lt;/full-title&gt;&lt;/periodical&gt;&lt;pages&gt;111-147&lt;/pages&gt;&lt;dates&gt;&lt;year&gt;1974&lt;/year&gt;&lt;/dates&gt;&lt;isbn&gt;0035-9246&lt;/isbn&gt;&lt;urls&gt;&lt;/urls&gt;&lt;/record&gt;&lt;/Cite&gt;&lt;/EndNote&gt;</w:instrText>
      </w:r>
      <w:r w:rsidRPr="00957B91">
        <w:fldChar w:fldCharType="end"/>
      </w:r>
      <w:r w:rsidRPr="00D01638">
        <w:t>1974),</w:t>
      </w:r>
      <w:r w:rsidRPr="00B77527">
        <w:t xml:space="preserve"> provide the means to assess model performance on untested data</w:t>
      </w:r>
      <w:r>
        <w:t xml:space="preserve">. </w:t>
      </w:r>
      <w:r w:rsidRPr="00B77527">
        <w:t>Combining these</w:t>
      </w:r>
      <w:r w:rsidRPr="00D121F7">
        <w:t xml:space="preserve"> methods into a</w:t>
      </w:r>
      <w:ins w:id="300" w:author="Nacho Bartomeus" w:date="2018-06-11T20:58:00Z">
        <w:r>
          <w:t xml:space="preserve"> dynamic and easy to</w:t>
        </w:r>
      </w:ins>
      <w:del w:id="301" w:author="Nacho Bartomeus" w:date="2018-06-11T20:59:00Z">
        <w:r w:rsidRPr="00D121F7" w:rsidDel="00EE60E2">
          <w:delText>n</w:delText>
        </w:r>
      </w:del>
      <w:r w:rsidRPr="00957B91">
        <w:t xml:space="preserve"> updat</w:t>
      </w:r>
      <w:ins w:id="302" w:author="Nacho Bartomeus" w:date="2018-06-11T20:59:00Z">
        <w:r>
          <w:t>e</w:t>
        </w:r>
      </w:ins>
      <w:del w:id="303" w:author="Nacho Bartomeus" w:date="2018-06-11T20:59:00Z">
        <w:r w:rsidRPr="00957B91" w:rsidDel="00EE60E2">
          <w:delText>able</w:delText>
        </w:r>
      </w:del>
      <w:r w:rsidRPr="00957B91">
        <w:t xml:space="preserve"> </w:t>
      </w:r>
      <w:r w:rsidRPr="00957B91">
        <w:rPr>
          <w:i/>
          <w:iCs/>
        </w:rPr>
        <w:t>R</w:t>
      </w:r>
      <w:r w:rsidRPr="00957B91">
        <w:t xml:space="preserve"> package </w:t>
      </w:r>
      <w:r>
        <w:t>will</w:t>
      </w:r>
      <w:r w:rsidRPr="00957B91">
        <w:t xml:space="preserve"> allow iterative model building </w:t>
      </w:r>
      <w:r>
        <w:t>through the</w:t>
      </w:r>
      <w:r w:rsidRPr="00957B91">
        <w:t xml:space="preserve"> incorporation of novel data as it becomes available.</w:t>
      </w:r>
    </w:p>
    <w:p w:rsidR="00E71222" w:rsidRPr="00957B91" w:rsidRDefault="00E71222" w:rsidP="00CC48BB">
      <w:pPr>
        <w:spacing w:line="480" w:lineRule="auto"/>
        <w:jc w:val="both"/>
      </w:pPr>
    </w:p>
    <w:p w:rsidR="00E71222" w:rsidRDefault="00E71222" w:rsidP="00CC48BB">
      <w:pPr>
        <w:spacing w:line="480" w:lineRule="auto"/>
        <w:jc w:val="both"/>
        <w:rPr>
          <w:ins w:id="304" w:author="Romina Rader" w:date="2018-06-14T16:23:00Z"/>
        </w:rPr>
      </w:pPr>
      <w:ins w:id="305" w:author="Romina Rader" w:date="2018-06-14T16:14:00Z">
        <w:r>
          <w:t xml:space="preserve">Here, </w:t>
        </w:r>
      </w:ins>
      <w:del w:id="306" w:author="Romina Rader" w:date="2018-06-14T16:09:00Z">
        <w:r w:rsidRPr="00957B91" w:rsidDel="00717703">
          <w:delText xml:space="preserve">The utility of Cane’s equation has not previously been tested beyond North American solitary bee species except in bumblebees (Hagen &amp; Dupont 2013). Further, it hasn’t been tested in conjunction with biogeography, </w:delText>
        </w:r>
        <w:commentRangeStart w:id="307"/>
        <w:r w:rsidRPr="00957B91" w:rsidDel="00717703">
          <w:delText xml:space="preserve">within more complex model structures </w:delText>
        </w:r>
        <w:commentRangeEnd w:id="307"/>
        <w:r w:rsidDel="00717703">
          <w:rPr>
            <w:rStyle w:val="CommentReference"/>
            <w:rFonts w:ascii="Calibri" w:hAnsi="Calibri" w:cs="Calibri"/>
            <w:lang w:val="en-GB"/>
          </w:rPr>
          <w:commentReference w:id="307"/>
        </w:r>
        <w:r w:rsidRPr="00957B91" w:rsidDel="00717703">
          <w:delText xml:space="preserve">or in other key pollinating taxa, such as hoverflies (Diptera: Syrphidae). </w:delText>
        </w:r>
      </w:del>
      <w:del w:id="308" w:author="Romina Rader" w:date="2018-06-14T16:14:00Z">
        <w:r w:rsidRPr="00957B91" w:rsidDel="001850B2">
          <w:delText>Therefore, w</w:delText>
        </w:r>
      </w:del>
      <w:ins w:id="309" w:author="Romina Rader" w:date="2018-06-14T16:14:00Z">
        <w:r>
          <w:t>w</w:t>
        </w:r>
      </w:ins>
      <w:r w:rsidRPr="00957B91">
        <w:t xml:space="preserve">e </w:t>
      </w:r>
      <w:ins w:id="310" w:author="Romina Rader" w:date="2018-06-14T16:20:00Z">
        <w:r>
          <w:t xml:space="preserve">catalogue </w:t>
        </w:r>
        <w:r w:rsidRPr="00D121F7">
          <w:t>pre-existing equations for key pollinating insect taxa</w:t>
        </w:r>
      </w:ins>
      <w:ins w:id="311" w:author="Romina Rader" w:date="2018-06-14T16:22:00Z">
        <w:r>
          <w:t xml:space="preserve"> and</w:t>
        </w:r>
      </w:ins>
      <w:ins w:id="312" w:author="Romina Rader" w:date="2018-06-14T16:21:00Z">
        <w:r>
          <w:t xml:space="preserve"> </w:t>
        </w:r>
        <w:r w:rsidRPr="00D01638">
          <w:t>incorporate</w:t>
        </w:r>
        <w:r w:rsidRPr="00B77527">
          <w:t xml:space="preserve"> species </w:t>
        </w:r>
        <w:r w:rsidRPr="00D121F7">
          <w:t>evolutionary histories</w:t>
        </w:r>
        <w:r w:rsidRPr="00957B91" w:rsidDel="001850B2">
          <w:t xml:space="preserve"> </w:t>
        </w:r>
      </w:ins>
      <w:ins w:id="313" w:author="Romina Rader" w:date="2018-06-14T16:22:00Z">
        <w:r>
          <w:t xml:space="preserve">and biogeography to </w:t>
        </w:r>
      </w:ins>
      <w:del w:id="314" w:author="Romina Rader" w:date="2018-06-14T16:14:00Z">
        <w:r w:rsidRPr="00957B91" w:rsidDel="001850B2">
          <w:delText xml:space="preserve">aimed to </w:delText>
        </w:r>
      </w:del>
      <w:r w:rsidRPr="00957B91">
        <w:t xml:space="preserve">develop predictive allometric equations within </w:t>
      </w:r>
      <w:del w:id="315" w:author="Romina Rader" w:date="2018-06-14T16:21:00Z">
        <w:r w:rsidRPr="00957B91" w:rsidDel="00C326D1">
          <w:delText xml:space="preserve">our </w:delText>
        </w:r>
      </w:del>
      <w:ins w:id="316" w:author="Romina Rader" w:date="2018-06-14T16:21:00Z">
        <w:r>
          <w:t>an</w:t>
        </w:r>
        <w:r w:rsidRPr="00957B91">
          <w:t xml:space="preserve"> </w:t>
        </w:r>
      </w:ins>
      <w:r w:rsidRPr="00957B91">
        <w:t>iterative framework</w:t>
      </w:r>
      <w:ins w:id="317" w:author="Romina Rader" w:date="2018-06-14T16:21:00Z">
        <w:r>
          <w:t xml:space="preserve"> </w:t>
        </w:r>
      </w:ins>
      <w:ins w:id="318" w:author="Romina Rader" w:date="2018-06-14T16:22:00Z">
        <w:r>
          <w:t>to produce a new</w:t>
        </w:r>
      </w:ins>
      <w:del w:id="319" w:author="Romina Rader" w:date="2018-06-14T16:21:00Z">
        <w:r w:rsidRPr="00957B91" w:rsidDel="00C326D1">
          <w:delText xml:space="preserve"> </w:delText>
        </w:r>
        <w:r w:rsidRPr="00D01638" w:rsidDel="00C326D1">
          <w:delText>that</w:delText>
        </w:r>
      </w:del>
      <w:del w:id="320" w:author="Romina Rader" w:date="2018-06-14T16:22:00Z">
        <w:r w:rsidRPr="00D01638" w:rsidDel="00C326D1">
          <w:delText xml:space="preserve"> </w:delText>
        </w:r>
      </w:del>
      <w:del w:id="321" w:author="Romina Rader" w:date="2018-06-14T16:21:00Z">
        <w:r w:rsidRPr="00D01638" w:rsidDel="00C326D1">
          <w:delText xml:space="preserve">take into account </w:delText>
        </w:r>
        <w:r w:rsidRPr="00B77527" w:rsidDel="00C326D1">
          <w:delText xml:space="preserve">these factors </w:delText>
        </w:r>
        <w:r w:rsidRPr="00D121F7" w:rsidDel="00C326D1">
          <w:delText xml:space="preserve">and place them alongside a </w:delText>
        </w:r>
      </w:del>
      <w:del w:id="322" w:author="Romina Rader" w:date="2018-06-14T16:20:00Z">
        <w:r w:rsidRPr="00D121F7" w:rsidDel="00C326D1">
          <w:delText xml:space="preserve">catalogue of pre-existing equations for key pollinating insect taxa </w:delText>
        </w:r>
      </w:del>
      <w:del w:id="323" w:author="Romina Rader" w:date="2018-06-14T16:22:00Z">
        <w:r w:rsidRPr="00D121F7" w:rsidDel="00C326D1">
          <w:delText xml:space="preserve">within </w:delText>
        </w:r>
        <w:r w:rsidRPr="00957B91" w:rsidDel="00C326D1">
          <w:delText>the unified resource of an</w:delText>
        </w:r>
      </w:del>
      <w:r w:rsidRPr="00957B91">
        <w:t xml:space="preserve"> </w:t>
      </w:r>
      <w:r w:rsidRPr="00957B91">
        <w:rPr>
          <w:i/>
          <w:iCs/>
        </w:rPr>
        <w:t>R</w:t>
      </w:r>
      <w:r w:rsidRPr="00957B91">
        <w:t xml:space="preserve"> package, entitled “</w:t>
      </w:r>
      <w:r w:rsidRPr="00957B91">
        <w:rPr>
          <w:i/>
          <w:iCs/>
        </w:rPr>
        <w:t>pollimetry</w:t>
      </w:r>
      <w:r w:rsidRPr="00957B91">
        <w:t>”.</w:t>
      </w:r>
      <w:ins w:id="324" w:author="Romina Rader" w:date="2018-06-14T16:22:00Z">
        <w:r>
          <w:t xml:space="preserve">  </w:t>
        </w:r>
      </w:ins>
      <w:ins w:id="325" w:author="Romina Rader" w:date="2018-06-14T16:23:00Z">
        <w:r>
          <w:t xml:space="preserve">Specifically, </w:t>
        </w:r>
      </w:ins>
      <w:ins w:id="326" w:author="Romina Rader" w:date="2018-06-14T16:22:00Z">
        <w:r>
          <w:t xml:space="preserve">we address the following </w:t>
        </w:r>
      </w:ins>
      <w:ins w:id="327" w:author="Romina Rader" w:date="2018-06-14T16:23:00Z">
        <w:r>
          <w:t>research</w:t>
        </w:r>
      </w:ins>
      <w:ins w:id="328" w:author="Romina Rader" w:date="2018-06-14T16:22:00Z">
        <w:r>
          <w:t xml:space="preserve"> </w:t>
        </w:r>
      </w:ins>
      <w:ins w:id="329" w:author="Romina Rader" w:date="2018-06-14T16:23:00Z">
        <w:r>
          <w:t>questions</w:t>
        </w:r>
      </w:ins>
    </w:p>
    <w:p w:rsidR="00E71222" w:rsidRDefault="00E71222" w:rsidP="00E71222">
      <w:pPr>
        <w:pStyle w:val="ListParagraph"/>
        <w:numPr>
          <w:ilvl w:val="0"/>
          <w:numId w:val="18"/>
        </w:numPr>
        <w:spacing w:line="480" w:lineRule="auto"/>
        <w:jc w:val="both"/>
        <w:rPr>
          <w:ins w:id="330" w:author="Romina Rader" w:date="2018-06-14T16:33:00Z"/>
        </w:rPr>
        <w:pPrChange w:id="331" w:author="Romina Rader" w:date="2018-06-14T16:33:00Z">
          <w:pPr>
            <w:pStyle w:val="ListParagraph"/>
            <w:numPr>
              <w:numId w:val="18"/>
            </w:numPr>
            <w:spacing w:line="480" w:lineRule="auto"/>
            <w:ind w:left="0" w:hanging="360"/>
            <w:jc w:val="both"/>
          </w:pPr>
        </w:pPrChange>
      </w:pPr>
      <w:ins w:id="332" w:author="Romina Rader" w:date="2018-06-14T16:23:00Z">
        <w:r>
          <w:t xml:space="preserve"> </w:t>
        </w:r>
      </w:ins>
      <w:ins w:id="333" w:author="Romina Rader" w:date="2018-06-14T16:38:00Z">
        <w:r>
          <w:t xml:space="preserve">Is </w:t>
        </w:r>
      </w:ins>
      <w:ins w:id="334" w:author="Romina Rader" w:date="2018-06-14T16:37:00Z">
        <w:r w:rsidRPr="00B04AC0">
          <w:t xml:space="preserve">ITD </w:t>
        </w:r>
      </w:ins>
      <w:ins w:id="335" w:author="Romina Rader" w:date="2018-06-14T16:38:00Z">
        <w:r>
          <w:t xml:space="preserve">a good predictor of inter- and </w:t>
        </w:r>
      </w:ins>
      <w:ins w:id="336" w:author="Romina Rader" w:date="2018-06-14T16:37:00Z">
        <w:r w:rsidRPr="00B04AC0">
          <w:t>intraspecific body size variation</w:t>
        </w:r>
      </w:ins>
      <w:ins w:id="337" w:author="Romina Rader" w:date="2018-06-14T16:39:00Z">
        <w:r>
          <w:t xml:space="preserve"> </w:t>
        </w:r>
      </w:ins>
      <w:ins w:id="338" w:author="Romina Rader" w:date="2018-06-14T16:41:00Z">
        <w:r>
          <w:t xml:space="preserve">for </w:t>
        </w:r>
        <w:r w:rsidRPr="00322741">
          <w:t>337 bee species and 103 hoverfly species</w:t>
        </w:r>
      </w:ins>
      <w:ins w:id="339" w:author="Romina Rader" w:date="2018-06-14T16:38:00Z">
        <w:r>
          <w:t>?</w:t>
        </w:r>
      </w:ins>
    </w:p>
    <w:p w:rsidR="00E71222" w:rsidRDefault="00E71222" w:rsidP="00E71222">
      <w:pPr>
        <w:pStyle w:val="ListParagraph"/>
        <w:numPr>
          <w:ilvl w:val="0"/>
          <w:numId w:val="18"/>
        </w:numPr>
        <w:spacing w:line="480" w:lineRule="auto"/>
        <w:jc w:val="both"/>
        <w:rPr>
          <w:ins w:id="340" w:author="Romina Rader" w:date="2018-06-14T16:40:00Z"/>
        </w:rPr>
        <w:pPrChange w:id="341" w:author="Romina Rader" w:date="2018-06-14T16:33:00Z">
          <w:pPr>
            <w:pStyle w:val="ListParagraph"/>
            <w:numPr>
              <w:numId w:val="18"/>
            </w:numPr>
            <w:spacing w:line="480" w:lineRule="auto"/>
            <w:ind w:left="0" w:hanging="360"/>
            <w:jc w:val="both"/>
          </w:pPr>
        </w:pPrChange>
      </w:pPr>
      <w:ins w:id="342" w:author="Romina Rader" w:date="2018-06-14T16:38:00Z">
        <w:r>
          <w:t>D</w:t>
        </w:r>
      </w:ins>
      <w:ins w:id="343" w:author="Romina Rader" w:date="2018-06-14T16:35:00Z">
        <w:r>
          <w:t>o</w:t>
        </w:r>
      </w:ins>
      <w:ins w:id="344" w:author="Romina Rader" w:date="2018-06-14T16:38:00Z">
        <w:r>
          <w:t xml:space="preserve"> biogeographic region</w:t>
        </w:r>
      </w:ins>
      <w:ins w:id="345" w:author="Romina Rader" w:date="2018-06-14T16:42:00Z">
        <w:r>
          <w:t xml:space="preserve">, </w:t>
        </w:r>
        <w:commentRangeStart w:id="346"/>
        <w:r>
          <w:t>sex</w:t>
        </w:r>
      </w:ins>
      <w:commentRangeEnd w:id="346"/>
      <w:r>
        <w:rPr>
          <w:rStyle w:val="CommentReference"/>
        </w:rPr>
        <w:commentReference w:id="346"/>
      </w:r>
      <w:ins w:id="347" w:author="Romina Rader" w:date="2018-06-14T16:38:00Z">
        <w:r>
          <w:t xml:space="preserve"> or</w:t>
        </w:r>
      </w:ins>
      <w:ins w:id="348" w:author="Romina Rader" w:date="2018-06-14T16:35:00Z">
        <w:r>
          <w:t xml:space="preserve"> phylogenetic relatedness </w:t>
        </w:r>
      </w:ins>
      <w:ins w:id="349" w:author="Romina Rader" w:date="2018-06-14T16:38:00Z">
        <w:r>
          <w:t xml:space="preserve">improve predictions of </w:t>
        </w:r>
      </w:ins>
      <w:ins w:id="350" w:author="Romina Rader" w:date="2018-06-14T16:35:00Z">
        <w:r w:rsidRPr="00B44A38">
          <w:t>bee body size</w:t>
        </w:r>
        <w:r>
          <w:t>?</w:t>
        </w:r>
      </w:ins>
    </w:p>
    <w:p w:rsidR="00E71222" w:rsidRDefault="00E71222" w:rsidP="00E71222">
      <w:pPr>
        <w:pStyle w:val="ListParagraph"/>
        <w:numPr>
          <w:ilvl w:val="0"/>
          <w:numId w:val="18"/>
        </w:numPr>
        <w:spacing w:line="480" w:lineRule="auto"/>
        <w:jc w:val="both"/>
        <w:pPrChange w:id="351" w:author="Romina Rader" w:date="2018-06-14T16:33:00Z">
          <w:pPr>
            <w:pStyle w:val="ListParagraph"/>
            <w:numPr>
              <w:numId w:val="18"/>
            </w:numPr>
            <w:spacing w:line="480" w:lineRule="auto"/>
            <w:ind w:left="0" w:hanging="360"/>
            <w:jc w:val="both"/>
          </w:pPr>
        </w:pPrChange>
      </w:pPr>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b/>
          <w:bCs/>
          <w:sz w:val="28"/>
          <w:szCs w:val="28"/>
        </w:rPr>
      </w:pPr>
      <w:r w:rsidRPr="00957B91">
        <w:rPr>
          <w:b/>
          <w:bCs/>
          <w:sz w:val="28"/>
          <w:szCs w:val="28"/>
        </w:rPr>
        <w:t>Methodology</w:t>
      </w:r>
    </w:p>
    <w:p w:rsidR="00E71222" w:rsidRPr="00957B91" w:rsidRDefault="00E71222" w:rsidP="00CC48BB">
      <w:pPr>
        <w:spacing w:line="480" w:lineRule="auto"/>
        <w:jc w:val="both"/>
        <w:rPr>
          <w:strike/>
        </w:rPr>
      </w:pPr>
    </w:p>
    <w:p w:rsidR="00E71222" w:rsidRPr="00957B91" w:rsidRDefault="00E71222" w:rsidP="00F34E6D">
      <w:pPr>
        <w:spacing w:line="480" w:lineRule="auto"/>
        <w:jc w:val="both"/>
        <w:outlineLvl w:val="0"/>
        <w:rPr>
          <w:i/>
          <w:iCs/>
        </w:rPr>
      </w:pPr>
      <w:r w:rsidRPr="00957B91">
        <w:rPr>
          <w:i/>
          <w:iCs/>
        </w:rPr>
        <w:t>Specimen collection and measurements</w:t>
      </w:r>
    </w:p>
    <w:p w:rsidR="00E71222" w:rsidRPr="00957B91" w:rsidRDefault="00E71222" w:rsidP="00CC48BB">
      <w:pPr>
        <w:spacing w:line="480" w:lineRule="auto"/>
        <w:jc w:val="both"/>
      </w:pPr>
    </w:p>
    <w:p w:rsidR="00E71222" w:rsidRPr="00B77527" w:rsidRDefault="00E71222" w:rsidP="00CC48BB">
      <w:pPr>
        <w:spacing w:line="480" w:lineRule="auto"/>
        <w:jc w:val="both"/>
      </w:pPr>
      <w:r w:rsidRPr="00957B91">
        <w:t>We obtained specimens from recent field research concerning insect pollinat</w:t>
      </w:r>
      <w:r>
        <w:t>ion</w:t>
      </w:r>
      <w:r w:rsidRPr="00957B91">
        <w:t xml:space="preserve"> and biodiversity. In Australia, collections were made in New South Wales, Victoria, Queensland, South Australia and the Northern Territory. In Europe, we amassed specimens from Belgium, England, Germany, Ireland, Spain and Switzerland. In the Americas, we included collections from USA and Brazil. Cane’s (1987) original data was obtained using Engauge Digitizer version 10.6 (Mitchell </w:t>
      </w:r>
      <w:r w:rsidRPr="00957B91">
        <w:fldChar w:fldCharType="begin"/>
      </w:r>
      <w:r w:rsidRPr="00957B91">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Pr="00957B91">
        <w:fldChar w:fldCharType="end"/>
      </w:r>
      <w:r w:rsidRPr="00D01638">
        <w:t>et al. 2018).</w:t>
      </w:r>
    </w:p>
    <w:p w:rsidR="00E71222" w:rsidRPr="00D121F7" w:rsidRDefault="00E71222" w:rsidP="00CC48BB">
      <w:pPr>
        <w:spacing w:line="480" w:lineRule="auto"/>
        <w:jc w:val="both"/>
      </w:pPr>
    </w:p>
    <w:p w:rsidR="00E71222" w:rsidRPr="00957B91" w:rsidRDefault="00E71222" w:rsidP="00CC48BB">
      <w:pPr>
        <w:spacing w:line="480" w:lineRule="auto"/>
        <w:jc w:val="both"/>
      </w:pPr>
      <w:r w:rsidRPr="00D121F7">
        <w:t xml:space="preserve">The majority of specimens were dehydrated and weighed within three-six months of collection, although some, in particular, those from Victoria, Australia, Belgium, Switzerland and Cane’s original samples were of variable ages: from </w:t>
      </w:r>
      <w:r w:rsidRPr="00957B91">
        <w:t xml:space="preserve">one-five years since collection. We excluded damaged specimens. For every included specimen, we obtained preservative time, sample location (latitude and longitude), </w:t>
      </w:r>
      <w:commentRangeStart w:id="352"/>
      <w:r w:rsidRPr="00957B91">
        <w:t xml:space="preserve">collection method (pan trap, sweeping, malaise trap) </w:t>
      </w:r>
      <w:commentRangeEnd w:id="352"/>
      <w:r>
        <w:rPr>
          <w:rStyle w:val="CommentReference"/>
          <w:rFonts w:ascii="Calibri" w:hAnsi="Calibri" w:cs="Calibri"/>
          <w:lang w:val="en-GB"/>
        </w:rPr>
        <w:commentReference w:id="352"/>
      </w:r>
      <w:r w:rsidRPr="00957B91">
        <w:t xml:space="preserve">and taxonomic designation. </w:t>
      </w:r>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i/>
          <w:iCs/>
        </w:rPr>
      </w:pPr>
      <w:r w:rsidRPr="00957B91">
        <w:rPr>
          <w:i/>
          <w:iCs/>
        </w:rPr>
        <w:t>Body size and intertegular distance</w:t>
      </w:r>
    </w:p>
    <w:p w:rsidR="00E71222" w:rsidRPr="00957B91" w:rsidRDefault="00E71222" w:rsidP="00CC48BB">
      <w:pPr>
        <w:spacing w:line="480" w:lineRule="auto"/>
        <w:jc w:val="both"/>
        <w:rPr>
          <w:i/>
          <w:iCs/>
        </w:rPr>
      </w:pPr>
    </w:p>
    <w:p w:rsidR="00E71222" w:rsidRPr="00957B91" w:rsidRDefault="00E71222" w:rsidP="00CC48BB">
      <w:pPr>
        <w:spacing w:line="480" w:lineRule="auto"/>
        <w:jc w:val="both"/>
      </w:pPr>
      <w:r w:rsidRPr="00957B91">
        <w:t>Dry weight (mg) was measured on an analytical balance to an accuracy to 0.001g. Both fresh and curated specimens were dehydrated at 70</w:t>
      </w:r>
      <w:r w:rsidRPr="00957B91">
        <w:rPr>
          <w:shd w:val="clear" w:color="auto" w:fill="FFFFFF"/>
        </w:rPr>
        <w:t xml:space="preserve"> </w:t>
      </w:r>
      <w:r w:rsidRPr="00D01638">
        <w:rPr>
          <w:shd w:val="clear" w:color="auto" w:fill="FFFFFF"/>
        </w:rPr>
        <w:t>°C</w:t>
      </w:r>
      <w:r w:rsidRPr="00B77527">
        <w:t xml:space="preserve"> for at least</w:t>
      </w:r>
      <w:r w:rsidRPr="00D121F7">
        <w:t xml:space="preserve"> 24</w:t>
      </w:r>
      <w:r w:rsidRPr="00957B91">
        <w:t>hrs prior to weighing to remove residual humidity. Specimen pins were not removed prior to weighing. Instead, we identified the pin type and weighed a sample of 10-50 pins per type. The mean weight was then subtracted off total weight. Pin weight variance was minimal (range of standard errors: 6.3*10</w:t>
      </w:r>
      <w:r w:rsidRPr="00957B91">
        <w:rPr>
          <w:vertAlign w:val="superscript"/>
        </w:rPr>
        <w:t xml:space="preserve">-4 </w:t>
      </w:r>
      <w:r w:rsidRPr="00957B91">
        <w:t xml:space="preserve">to 2mg). Intertegular distance </w:t>
      </w:r>
      <w:ins w:id="353" w:author="Nacho Bartomeus" w:date="2018-06-11T21:03:00Z">
        <w:r>
          <w:t xml:space="preserve">(FIGURE?) </w:t>
        </w:r>
      </w:ins>
      <w:r w:rsidRPr="00957B91">
        <w:t xml:space="preserve">was measured in millimetres using a stereo-microscope, either mounted with a calibrated scale or microscope camera. </w:t>
      </w:r>
      <w:commentRangeStart w:id="354"/>
      <w:r w:rsidRPr="00957B91">
        <w:t>Body length was measured following the same protocol for Australian, English, German, Irish and Spanish specimens</w:t>
      </w:r>
      <w:commentRangeEnd w:id="354"/>
      <w:r>
        <w:rPr>
          <w:rStyle w:val="CommentReference"/>
          <w:rFonts w:ascii="Calibri" w:hAnsi="Calibri" w:cs="Calibri"/>
          <w:lang w:val="en-GB"/>
        </w:rPr>
        <w:commentReference w:id="354"/>
      </w:r>
      <w:r w:rsidRPr="00957B91">
        <w:t>.</w:t>
      </w:r>
      <w:ins w:id="355" w:author="Nacho Bartomeus" w:date="2018-06-11T21:03:00Z">
        <w:r>
          <w:t xml:space="preserve"> What about body length? Explain briefly.</w:t>
        </w:r>
      </w:ins>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i/>
          <w:iCs/>
        </w:rPr>
      </w:pPr>
      <w:r w:rsidRPr="00957B91">
        <w:rPr>
          <w:i/>
          <w:iCs/>
        </w:rPr>
        <w:t>Data analysis: Model structures</w:t>
      </w:r>
    </w:p>
    <w:p w:rsidR="00E71222" w:rsidRPr="00957B91" w:rsidRDefault="00E71222" w:rsidP="00F34E6D">
      <w:pPr>
        <w:spacing w:line="480" w:lineRule="auto"/>
        <w:jc w:val="both"/>
        <w:outlineLvl w:val="0"/>
        <w:rPr>
          <w:i/>
          <w:iCs/>
        </w:rPr>
      </w:pPr>
    </w:p>
    <w:p w:rsidR="00E71222" w:rsidRPr="00D121F7" w:rsidRDefault="00E71222" w:rsidP="00CC48BB">
      <w:pPr>
        <w:spacing w:line="480" w:lineRule="auto"/>
        <w:jc w:val="both"/>
      </w:pPr>
      <w:r w:rsidRPr="00957B91">
        <w:t xml:space="preserve">All analyses were undertaken in </w:t>
      </w:r>
      <w:r w:rsidRPr="00957B91">
        <w:rPr>
          <w:i/>
          <w:iCs/>
        </w:rPr>
        <w:t>R</w:t>
      </w:r>
      <w:r w:rsidRPr="00957B91">
        <w:t xml:space="preserve"> v3.5.0 (R Core Team </w:t>
      </w:r>
      <w:r w:rsidRPr="00957B91">
        <w:fldChar w:fldCharType="begin"/>
      </w:r>
      <w:r w:rsidRPr="00957B91">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Pr="00957B91">
        <w:fldChar w:fldCharType="end"/>
      </w:r>
      <w:r w:rsidRPr="00D01638">
        <w:t xml:space="preserve">, 2018). </w:t>
      </w:r>
      <w:r w:rsidRPr="00B77527">
        <w:t>For each taxon, we constructed species mean datasets</w:t>
      </w:r>
      <w:r w:rsidRPr="00D121F7">
        <w:t xml:space="preserve">. Every female </w:t>
      </w:r>
      <w:commentRangeStart w:id="356"/>
      <w:r w:rsidRPr="00D121F7">
        <w:t xml:space="preserve">and/or </w:t>
      </w:r>
      <w:commentRangeEnd w:id="356"/>
      <w:r>
        <w:rPr>
          <w:rStyle w:val="CommentReference"/>
          <w:rFonts w:ascii="Calibri" w:hAnsi="Calibri" w:cs="Calibri"/>
          <w:lang w:val="en-GB"/>
        </w:rPr>
        <w:commentReference w:id="356"/>
      </w:r>
      <w:r w:rsidRPr="00D121F7">
        <w:t>male of each species was</w:t>
      </w:r>
      <w:r w:rsidRPr="00957B91">
        <w:t xml:space="preserve"> averaged within biogeographical region of origin. </w:t>
      </w:r>
      <w:r w:rsidRPr="00D01638">
        <w:t xml:space="preserve">We </w:t>
      </w:r>
      <w:r w:rsidRPr="00B77527">
        <w:t xml:space="preserve">first assessed the </w:t>
      </w:r>
      <w:commentRangeStart w:id="357"/>
      <w:r w:rsidRPr="00B77527">
        <w:t>correlation</w:t>
      </w:r>
      <w:commentRangeEnd w:id="357"/>
      <w:r>
        <w:rPr>
          <w:rStyle w:val="CommentReference"/>
          <w:rFonts w:ascii="Calibri" w:hAnsi="Calibri"/>
          <w:lang w:val="en-GB"/>
        </w:rPr>
        <w:commentReference w:id="357"/>
      </w:r>
      <w:r w:rsidRPr="00B77527">
        <w:t xml:space="preserve"> between ITD and body length and compared </w:t>
      </w:r>
      <w:commentRangeStart w:id="358"/>
      <w:r w:rsidRPr="00B77527">
        <w:t>each</w:t>
      </w:r>
      <w:commentRangeEnd w:id="358"/>
      <w:r>
        <w:rPr>
          <w:rStyle w:val="CommentReference"/>
          <w:rFonts w:ascii="Calibri" w:hAnsi="Calibri"/>
          <w:lang w:val="en-GB"/>
        </w:rPr>
        <w:commentReference w:id="358"/>
      </w:r>
      <w:ins w:id="359" w:author="Nacho Bartomeus" w:date="2018-06-11T21:05:00Z">
        <w:r>
          <w:t xml:space="preserve"> </w:t>
        </w:r>
        <w:commentRangeStart w:id="360"/>
        <w:r>
          <w:t>variable</w:t>
        </w:r>
      </w:ins>
      <w:r w:rsidRPr="00B77527">
        <w:t xml:space="preserve"> </w:t>
      </w:r>
      <w:ins w:id="361" w:author="Nacho Bartomeus" w:date="2018-06-11T21:05:00Z">
        <w:r>
          <w:t xml:space="preserve">independently </w:t>
        </w:r>
        <w:commentRangeEnd w:id="360"/>
        <w:r>
          <w:rPr>
            <w:rStyle w:val="CommentReference"/>
            <w:rFonts w:ascii="Calibri" w:hAnsi="Calibri" w:cs="Calibri"/>
            <w:lang w:val="en-GB"/>
          </w:rPr>
          <w:commentReference w:id="360"/>
        </w:r>
      </w:ins>
      <w:r w:rsidRPr="00B77527">
        <w:t>in predicting body size using OLS regression</w:t>
      </w:r>
      <w:ins w:id="362" w:author="vesna.gagic@bio.bg.ac.rs" w:date="2018-06-15T09:41:00Z">
        <w:r>
          <w:t>, as traditionally performed?</w:t>
        </w:r>
      </w:ins>
      <w:del w:id="363" w:author="vesna.gagic@bio.bg.ac.rs" w:date="2018-06-15T09:41:00Z">
        <w:r w:rsidRPr="00B77527" w:rsidDel="00A910B6">
          <w:delText>.</w:delText>
        </w:r>
      </w:del>
      <w:r w:rsidRPr="00D121F7">
        <w:t xml:space="preserve"> We used</w:t>
      </w:r>
      <w:del w:id="364" w:author="vesna.gagic@bio.bg.ac.rs" w:date="2018-06-15T09:36:00Z">
        <w:r w:rsidRPr="00D121F7" w:rsidDel="000D70FE">
          <w:delText xml:space="preserve"> a</w:delText>
        </w:r>
      </w:del>
      <w:r w:rsidRPr="00D121F7">
        <w:t xml:space="preserve"> </w:t>
      </w:r>
      <w:del w:id="365" w:author="vesna.gagic@bio.bg.ac.rs" w:date="2018-06-15T09:36:00Z">
        <w:r w:rsidRPr="00D121F7" w:rsidDel="000D70FE">
          <w:delText>power function</w:delText>
        </w:r>
      </w:del>
      <w:ins w:id="366" w:author="vesna.gagic@bio.bg.ac.rs" w:date="2018-06-15T09:36:00Z">
        <w:r>
          <w:t xml:space="preserve">log-transfomred values </w:t>
        </w:r>
      </w:ins>
      <w:del w:id="367" w:author="vesna.gagic@bio.bg.ac.rs" w:date="2018-06-15T09:36:00Z">
        <w:r w:rsidRPr="00D121F7" w:rsidDel="000D70FE">
          <w:delText xml:space="preserve"> </w:delText>
        </w:r>
      </w:del>
      <w:ins w:id="368" w:author="vesna.gagic@bio.bg.ac.rs" w:date="2018-06-15T09:36:00Z">
        <w:r>
          <w:t xml:space="preserve">in the </w:t>
        </w:r>
      </w:ins>
      <w:del w:id="369" w:author="vesna.gagic@bio.bg.ac.rs" w:date="2018-06-15T09:36:00Z">
        <w:r w:rsidRPr="00D121F7" w:rsidDel="000D70FE">
          <w:delText xml:space="preserve">in </w:delText>
        </w:r>
      </w:del>
      <w:r w:rsidRPr="00D121F7">
        <w:t xml:space="preserve">model formulation </w:t>
      </w:r>
      <w:del w:id="370" w:author="vesna.gagic@bio.bg.ac.rs" w:date="2018-06-15T09:37:00Z">
        <w:r w:rsidRPr="00D121F7" w:rsidDel="000D70FE">
          <w:delText>which is typical of</w:delText>
        </w:r>
      </w:del>
      <w:ins w:id="371" w:author="vesna.gagic@bio.bg.ac.rs" w:date="2018-06-15T09:37:00Z">
        <w:r>
          <w:t>because</w:t>
        </w:r>
      </w:ins>
      <w:r w:rsidRPr="00D121F7">
        <w:t xml:space="preserve"> </w:t>
      </w:r>
      <w:del w:id="372" w:author="vesna.gagic@bio.bg.ac.rs" w:date="2018-06-15T09:42:00Z">
        <w:r w:rsidRPr="00D121F7" w:rsidDel="00161CDF">
          <w:delText xml:space="preserve">predictive </w:delText>
        </w:r>
      </w:del>
      <w:r w:rsidRPr="00D121F7">
        <w:t>allometr</w:t>
      </w:r>
      <w:ins w:id="373" w:author="vesna.gagic@bio.bg.ac.rs" w:date="2018-06-15T09:42:00Z">
        <w:r>
          <w:t>ic relationships</w:t>
        </w:r>
      </w:ins>
      <w:ins w:id="374" w:author="vesna.gagic@bio.bg.ac.rs" w:date="2018-06-15T09:43:00Z">
        <w:r>
          <w:t xml:space="preserve"> are</w:t>
        </w:r>
      </w:ins>
      <w:ins w:id="375" w:author="vesna.gagic@bio.bg.ac.rs" w:date="2018-06-15T09:42:00Z">
        <w:r>
          <w:t xml:space="preserve"> typically</w:t>
        </w:r>
      </w:ins>
      <w:del w:id="376" w:author="vesna.gagic@bio.bg.ac.rs" w:date="2018-06-15T09:42:00Z">
        <w:r w:rsidRPr="00D121F7" w:rsidDel="00161CDF">
          <w:delText>y</w:delText>
        </w:r>
      </w:del>
      <w:ins w:id="377" w:author="vesna.gagic@bio.bg.ac.rs" w:date="2018-06-15T09:37:00Z">
        <w:r>
          <w:t xml:space="preserve"> </w:t>
        </w:r>
      </w:ins>
      <w:ins w:id="378" w:author="vesna.gagic@bio.bg.ac.rs" w:date="2018-06-15T09:43:00Z">
        <w:r>
          <w:t>described by a power</w:t>
        </w:r>
      </w:ins>
      <w:ins w:id="379" w:author="vesna.gagic@bio.bg.ac.rs" w:date="2018-06-15T09:37:00Z">
        <w:r>
          <w:t xml:space="preserve"> function (Y= ax</w:t>
        </w:r>
        <w:r w:rsidRPr="00E71222">
          <w:rPr>
            <w:color w:val="999999"/>
            <w:vertAlign w:val="superscript"/>
            <w:rPrChange w:id="380" w:author="vesna.gagic@bio.bg.ac.rs" w:date="2018-06-15T09:39:00Z">
              <w:rPr>
                <w:color w:val="999999"/>
              </w:rPr>
            </w:rPrChange>
          </w:rPr>
          <w:t>b</w:t>
        </w:r>
        <w:r>
          <w:t>)</w:t>
        </w:r>
      </w:ins>
      <w:r w:rsidRPr="00D121F7">
        <w:t>:</w:t>
      </w:r>
    </w:p>
    <w:p w:rsidR="00E71222" w:rsidRPr="00957B91" w:rsidRDefault="00E71222" w:rsidP="00F34E6D">
      <w:pPr>
        <w:spacing w:line="480" w:lineRule="auto"/>
        <w:ind w:firstLine="720"/>
        <w:jc w:val="center"/>
        <w:outlineLvl w:val="0"/>
      </w:pPr>
      <w:r w:rsidRPr="00D121F7">
        <w:t>Ln(Y) = ln(a</w:t>
      </w:r>
      <w:r w:rsidRPr="00957B91">
        <w:rPr>
          <w:vertAlign w:val="subscript"/>
        </w:rPr>
        <w:t>j</w:t>
      </w:r>
      <w:r w:rsidRPr="00957B91">
        <w:t>) + b</w:t>
      </w:r>
      <w:r w:rsidRPr="00957B91">
        <w:rPr>
          <w:vertAlign w:val="subscript"/>
        </w:rPr>
        <w:t>j</w:t>
      </w:r>
      <w:r w:rsidRPr="00957B91">
        <w:t>*ln(</w:t>
      </w:r>
      <w:commentRangeStart w:id="381"/>
      <w:r w:rsidRPr="00957B91">
        <w:t>IT</w:t>
      </w:r>
      <w:commentRangeEnd w:id="381"/>
      <w:r>
        <w:rPr>
          <w:rStyle w:val="CommentReference"/>
          <w:rFonts w:ascii="Calibri" w:hAnsi="Calibri" w:cs="Calibri"/>
          <w:lang w:val="en-GB"/>
        </w:rPr>
        <w:commentReference w:id="381"/>
      </w:r>
      <w:r w:rsidRPr="00957B91">
        <w:t>)</w:t>
      </w:r>
    </w:p>
    <w:p w:rsidR="00E71222" w:rsidRDefault="00E71222" w:rsidP="00CC48BB">
      <w:pPr>
        <w:spacing w:line="480" w:lineRule="auto"/>
        <w:jc w:val="both"/>
        <w:rPr>
          <w:ins w:id="382" w:author="vesna.gagic@bio.bg.ac.rs" w:date="2018-06-15T09:29:00Z"/>
        </w:rPr>
      </w:pPr>
      <w:r w:rsidRPr="00957B91">
        <w:t>where Y = body weight/size, a</w:t>
      </w:r>
      <w:r w:rsidRPr="00957B91">
        <w:rPr>
          <w:vertAlign w:val="subscript"/>
        </w:rPr>
        <w:t>j</w:t>
      </w:r>
      <w:r w:rsidRPr="00957B91">
        <w:t xml:space="preserve"> = intercept and </w:t>
      </w:r>
      <w:commentRangeStart w:id="383"/>
      <w:r w:rsidRPr="00957B91">
        <w:t>b</w:t>
      </w:r>
      <w:r w:rsidRPr="00957B91">
        <w:rPr>
          <w:vertAlign w:val="subscript"/>
        </w:rPr>
        <w:t>j</w:t>
      </w:r>
      <w:r w:rsidRPr="00957B91">
        <w:t xml:space="preserve"> </w:t>
      </w:r>
      <w:commentRangeEnd w:id="383"/>
      <w:r>
        <w:rPr>
          <w:rStyle w:val="CommentReference"/>
          <w:rFonts w:ascii="Calibri" w:hAnsi="Calibri"/>
          <w:lang w:val="en-GB"/>
        </w:rPr>
        <w:commentReference w:id="383"/>
      </w:r>
      <w:r w:rsidRPr="00957B91">
        <w:t>= allometric co-efficient</w:t>
      </w:r>
      <w:del w:id="384" w:author="vesna.gagic@bio.bg.ac.rs" w:date="2018-06-15T09:24:00Z">
        <w:r w:rsidRPr="00957B91" w:rsidDel="00CB3BFF">
          <w:delText xml:space="preserve"> and its interactions</w:delText>
        </w:r>
      </w:del>
      <w:r w:rsidRPr="00957B91">
        <w:t xml:space="preserve">. </w:t>
      </w:r>
    </w:p>
    <w:p w:rsidR="00E71222" w:rsidRDefault="00E71222" w:rsidP="00CC48BB">
      <w:pPr>
        <w:numPr>
          <w:ins w:id="385" w:author="vesna.gagic@bio.bg.ac.rs" w:date="2018-06-15T09:29:00Z"/>
        </w:numPr>
        <w:spacing w:line="480" w:lineRule="auto"/>
        <w:jc w:val="both"/>
        <w:rPr>
          <w:ins w:id="386" w:author="vesna.gagic@bio.bg.ac.rs" w:date="2018-06-15T09:29:00Z"/>
        </w:rPr>
      </w:pPr>
    </w:p>
    <w:p w:rsidR="00E71222" w:rsidRPr="00957B91" w:rsidRDefault="00E71222" w:rsidP="00CC48BB">
      <w:pPr>
        <w:numPr>
          <w:ins w:id="387" w:author="vesna.gagic@bio.bg.ac.rs" w:date="2018-06-15T09:29:00Z"/>
        </w:numPr>
        <w:spacing w:line="480" w:lineRule="auto"/>
        <w:jc w:val="both"/>
      </w:pPr>
      <w:commentRangeStart w:id="388"/>
      <w:r w:rsidRPr="00957B91">
        <w:t xml:space="preserve">To test whether </w:t>
      </w:r>
      <w:commentRangeEnd w:id="388"/>
      <w:r>
        <w:rPr>
          <w:rStyle w:val="CommentReference"/>
          <w:rFonts w:ascii="Calibri" w:hAnsi="Calibri" w:cs="Calibri"/>
          <w:lang w:val="en-GB"/>
        </w:rPr>
        <w:commentReference w:id="388"/>
      </w:r>
      <w:r w:rsidRPr="00957B91">
        <w:t xml:space="preserve">allometric relationships vary with sex, biogeographic region and taxonomic family, we included an interaction between IT and these factors. We constructed </w:t>
      </w:r>
      <w:r>
        <w:t xml:space="preserve">generalised </w:t>
      </w:r>
      <w:r w:rsidRPr="00957B91">
        <w:t xml:space="preserve">linear mixed models using </w:t>
      </w:r>
      <w:r w:rsidRPr="00957B91">
        <w:rPr>
          <w:i/>
          <w:iCs/>
        </w:rPr>
        <w:t>MCMCglmm</w:t>
      </w:r>
      <w:r w:rsidRPr="00957B91">
        <w:t xml:space="preserve"> (Hadfield </w:t>
      </w:r>
      <w:r w:rsidRPr="00957B91">
        <w:fldChar w:fldCharType="begin"/>
      </w:r>
      <w:r w:rsidRPr="00957B91">
        <w:instrText xml:space="preserve"> ADDIN EN.CITE &lt;EndNote&gt;&lt;Cite ExcludeAuth="1" ExcludeYear="1" Hidden="1"&gt;&lt;Author&gt;Hadfield&lt;/Author&gt;&lt;Year&gt;2010&lt;/Year&gt;&lt;RecNum&gt;442&lt;/RecNum&gt;&lt;record&gt;&lt;rec-number&gt;442&lt;/rec-number&gt;&lt;foreign-keys&gt;&lt;key app="EN" db-id="twvpvpzrmraraue02fm5vd5etx0ewxa9e9rf" timestamp="1528163087"&gt;442&lt;/key&gt;&lt;/foreign-keys&gt;&lt;ref-type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Software&lt;/full-title&gt;&lt;/periodical&gt;&lt;pages&gt;1-22&lt;/pages&gt;&lt;volume&gt;33&lt;/volume&gt;&lt;number&gt;2&lt;/number&gt;&lt;dates&gt;&lt;year&gt;2010&lt;/year&gt;&lt;/dates&gt;&lt;urls&gt;&lt;/urls&gt;&lt;/record&gt;&lt;/Cite&gt;&lt;Cite ExcludeAuth="1" ExcludeYear="1" Hidden="1"&gt;&lt;Author&gt;Bates&lt;/Author&gt;&lt;Year&gt;2014&lt;/Year&gt;&lt;RecNum&gt;429&lt;/RecNum&gt;&lt;record&gt;&lt;rec-number&gt;429&lt;/rec-number&gt;&lt;foreign-keys&gt;&lt;key app="EN" db-id="twvpvpzrmraraue02fm5vd5etx0ewxa9e9rf" timestamp="1526608727"&gt;429&lt;/key&gt;&lt;/foreign-keys&gt;&lt;ref-type name="Journal Article"&gt;17&lt;/ref-type&gt;&lt;contributors&gt;&lt;authors&gt;&lt;author&gt;Bates, Douglas&lt;/author&gt;&lt;author&gt;Maechler, Martin&lt;/author&gt;&lt;author&gt;Bolker, Ben&lt;/author&gt;&lt;author&gt;Walker, Steven&lt;/author&gt;&lt;/authors&gt;&lt;/contributors&gt;&lt;titles&gt;&lt;title&gt;lme4: Linear mixed-effects models using Eigen and S4&lt;/title&gt;&lt;secondary-title&gt;R package version&lt;/secondary-title&gt;&lt;/titles&gt;&lt;periodical&gt;&lt;full-title&gt;R package version&lt;/full-title&gt;&lt;/periodical&gt;&lt;pages&gt;1-23&lt;/pages&gt;&lt;volume&gt;1&lt;/volume&gt;&lt;number&gt;7&lt;/number&gt;&lt;dates&gt;&lt;year&gt;2014&lt;/year&gt;&lt;/dates&gt;&lt;urls&gt;&lt;/urls&gt;&lt;/record&gt;&lt;/Cite&gt;&lt;/EndNote&gt;</w:instrText>
      </w:r>
      <w:r w:rsidRPr="00957B91">
        <w:fldChar w:fldCharType="end"/>
      </w:r>
      <w:r w:rsidRPr="00D01638">
        <w:t>2010</w:t>
      </w:r>
      <w:r w:rsidRPr="00B77527">
        <w:t>) to predict body size as a function of these explanatory variables,</w:t>
      </w:r>
      <w:r w:rsidRPr="00D121F7">
        <w:t xml:space="preserve"> with species included as a </w:t>
      </w:r>
      <w:r w:rsidRPr="00957B91">
        <w:t xml:space="preserve">random term </w:t>
      </w:r>
      <w:del w:id="389" w:author="vesna.gagic@bio.bg.ac.rs" w:date="2018-06-15T09:45:00Z">
        <w:r w:rsidRPr="00957B91" w:rsidDel="00C233EA">
          <w:delText xml:space="preserve">to account for differences between sexes </w:delText>
        </w:r>
      </w:del>
      <w:r w:rsidRPr="00957B91">
        <w:t xml:space="preserve">along with an </w:t>
      </w:r>
      <w:commentRangeStart w:id="390"/>
      <w:r w:rsidRPr="00957B91">
        <w:t>observation-level random term</w:t>
      </w:r>
      <w:commentRangeEnd w:id="390"/>
      <w:r>
        <w:rPr>
          <w:rStyle w:val="CommentReference"/>
          <w:rFonts w:ascii="Calibri" w:hAnsi="Calibri"/>
          <w:lang w:val="en-GB"/>
        </w:rPr>
        <w:commentReference w:id="390"/>
      </w:r>
      <w:r w:rsidRPr="00957B91">
        <w:t>. Models were run for 1.1*10</w:t>
      </w:r>
      <w:r w:rsidRPr="00957B91">
        <w:rPr>
          <w:vertAlign w:val="superscript"/>
        </w:rPr>
        <w:t xml:space="preserve">6 </w:t>
      </w:r>
      <w:r w:rsidRPr="00957B91">
        <w:t>iterations with a burn-in of 10000 and thinning of 100.</w:t>
      </w:r>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i/>
          <w:iCs/>
        </w:rPr>
      </w:pPr>
      <w:r w:rsidRPr="00957B91">
        <w:rPr>
          <w:i/>
          <w:iCs/>
        </w:rPr>
        <w:t>Data analysis: Incorporating phylogeny</w:t>
      </w:r>
    </w:p>
    <w:p w:rsidR="00E71222" w:rsidRPr="00957B91" w:rsidRDefault="00E71222" w:rsidP="00CC48BB">
      <w:pPr>
        <w:spacing w:line="480" w:lineRule="auto"/>
        <w:jc w:val="both"/>
        <w:rPr>
          <w:b/>
          <w:bCs/>
        </w:rPr>
      </w:pPr>
    </w:p>
    <w:p w:rsidR="00E71222" w:rsidRPr="00957B91" w:rsidRDefault="00E71222" w:rsidP="002E790A">
      <w:pPr>
        <w:spacing w:line="480" w:lineRule="auto"/>
        <w:jc w:val="both"/>
      </w:pPr>
      <w:r w:rsidRPr="00957B91">
        <w:t xml:space="preserve">We explored the influence of phylogenetic relatedness in predicting </w:t>
      </w:r>
      <w:r>
        <w:t>bee</w:t>
      </w:r>
      <w:r w:rsidRPr="00957B91">
        <w:t xml:space="preserve"> body size by first identifying phylogenetic signal in body size.</w:t>
      </w:r>
      <w:r>
        <w:t xml:space="preserve"> A current phylogeny was unavailable for hoverflies.</w:t>
      </w:r>
      <w:r w:rsidRPr="00957B91">
        <w:t xml:space="preserve"> We then implemented a phylogenetic generalised linear mixed model (PGLMM) that took into account phylogenetic dependence and intraspecific differences in body size</w:t>
      </w:r>
      <w:r>
        <w:t xml:space="preserve">. </w:t>
      </w:r>
      <w:r w:rsidRPr="00957B91">
        <w:t>We obtained a</w:t>
      </w:r>
      <w:r>
        <w:t xml:space="preserve"> bee</w:t>
      </w:r>
      <w:r w:rsidRPr="00957B91">
        <w:t xml:space="preserve"> genera backbone tree (Hedtke </w:t>
      </w:r>
      <w:r w:rsidRPr="00957B91">
        <w:fldChar w:fldCharType="begin"/>
      </w:r>
      <w:r w:rsidRPr="00957B91">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Pr="00957B91">
        <w:fldChar w:fldCharType="end"/>
      </w:r>
      <w:r w:rsidRPr="00D01638">
        <w:t>et al. 2013)</w:t>
      </w:r>
      <w:r w:rsidRPr="00B77527">
        <w:t xml:space="preserve"> and removed n</w:t>
      </w:r>
      <w:r w:rsidRPr="00D121F7">
        <w:t xml:space="preserve">on-represented genera using </w:t>
      </w:r>
      <w:r w:rsidRPr="00D121F7">
        <w:rPr>
          <w:i/>
          <w:iCs/>
        </w:rPr>
        <w:t>ape</w:t>
      </w:r>
      <w:r w:rsidRPr="00957B91">
        <w:t xml:space="preserve"> (Paradis </w:t>
      </w:r>
      <w:r w:rsidRPr="00957B91">
        <w:fldChar w:fldCharType="begin"/>
      </w:r>
      <w:r w:rsidRPr="00957B91">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Pr="00957B91">
        <w:fldChar w:fldCharType="end"/>
      </w:r>
      <w:r w:rsidRPr="00D01638">
        <w:t>et al., 2004)</w:t>
      </w:r>
      <w:r w:rsidRPr="00B77527">
        <w:t>. Species</w:t>
      </w:r>
      <w:r w:rsidRPr="00D121F7">
        <w:t xml:space="preserve"> tips were added to genera </w:t>
      </w:r>
      <w:r w:rsidRPr="00957B91">
        <w:t xml:space="preserve">nodes as pure-birth subtrees using </w:t>
      </w:r>
      <w:r w:rsidRPr="00957B91">
        <w:rPr>
          <w:i/>
          <w:iCs/>
        </w:rPr>
        <w:t>phytools</w:t>
      </w:r>
      <w:r w:rsidRPr="00957B91">
        <w:t xml:space="preserve"> (Revell </w:t>
      </w:r>
      <w:r w:rsidRPr="00957B91">
        <w:fldChar w:fldCharType="begin"/>
      </w:r>
      <w:r w:rsidRPr="00957B91">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Pr="00957B91">
        <w:fldChar w:fldCharType="end"/>
      </w:r>
      <w:r w:rsidRPr="00D01638">
        <w:t>et al. 2</w:t>
      </w:r>
      <w:r w:rsidRPr="00B77527">
        <w:t>012).</w:t>
      </w:r>
      <w:r w:rsidRPr="00D121F7">
        <w:t xml:space="preserve"> As such, we made the explicit assumption that phylogenetic patterns in body size were assessed at and above the genera level. We estimated node ages using the mean path lengths method of Britton </w:t>
      </w:r>
      <w:r>
        <w:fldChar w:fldCharType="begin"/>
      </w:r>
      <w:r>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fldChar w:fldCharType="end"/>
      </w:r>
      <w:r w:rsidRPr="00D121F7">
        <w:t>et al. (</w:t>
      </w:r>
      <w:r w:rsidRPr="00785629">
        <w:t>2002)</w:t>
      </w:r>
      <w:r w:rsidRPr="000069C1">
        <w:t>.</w:t>
      </w:r>
      <w:r w:rsidRPr="00785629">
        <w:t xml:space="preserve"> W</w:t>
      </w:r>
      <w:r w:rsidRPr="00957B91">
        <w:t xml:space="preserve">e assessed the significance of phylogenetic signal of body size using Pagel’s </w:t>
      </w:r>
      <w:r w:rsidRPr="00957B91">
        <w:rPr>
          <w:shd w:val="clear" w:color="auto" w:fill="FFFFFF"/>
        </w:rPr>
        <w:t xml:space="preserve">λ </w:t>
      </w:r>
      <w:r w:rsidRPr="00D01638">
        <w:t>wit</w:t>
      </w:r>
      <w:r w:rsidRPr="00B77527">
        <w:t xml:space="preserve">h </w:t>
      </w:r>
      <w:r w:rsidRPr="00B77527">
        <w:rPr>
          <w:i/>
          <w:iCs/>
        </w:rPr>
        <w:t>phytools</w:t>
      </w:r>
      <w:r w:rsidRPr="00D121F7">
        <w:t xml:space="preserve"> </w:t>
      </w:r>
      <w:r w:rsidRPr="00D01638">
        <w:t xml:space="preserve">(Pagel </w:t>
      </w:r>
      <w:r w:rsidRPr="00957B91">
        <w:fldChar w:fldCharType="begin"/>
      </w:r>
      <w:r w:rsidRPr="00957B91">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Pr="00957B91">
        <w:fldChar w:fldCharType="end"/>
      </w:r>
      <w:r w:rsidRPr="00D01638">
        <w:t>1999</w:t>
      </w:r>
      <w:r>
        <w:t xml:space="preserve">: </w:t>
      </w:r>
      <w:r w:rsidRPr="00D121F7">
        <w:t xml:space="preserve">Revell et al. 2012). </w:t>
      </w:r>
      <w:commentRangeStart w:id="391"/>
      <w:r>
        <w:t>We then formulated an</w:t>
      </w:r>
      <w:r w:rsidRPr="00957B91">
        <w:t xml:space="preserve"> PGLMM </w:t>
      </w:r>
      <w:r>
        <w:t xml:space="preserve">which considered ITD in interaction </w:t>
      </w:r>
      <w:ins w:id="392" w:author="Nacho Bartomeus" w:date="2018-06-11T21:08:00Z">
        <w:r>
          <w:t>with</w:t>
        </w:r>
      </w:ins>
      <w:r>
        <w:t xml:space="preserve"> biogeography with sex </w:t>
      </w:r>
      <w:r w:rsidRPr="00957B91">
        <w:t xml:space="preserve">without taxonomic </w:t>
      </w:r>
      <w:r>
        <w:t>family.</w:t>
      </w:r>
      <w:commentRangeEnd w:id="391"/>
      <w:r>
        <w:rPr>
          <w:rStyle w:val="CommentReference"/>
          <w:rFonts w:ascii="Calibri" w:hAnsi="Calibri"/>
          <w:lang w:val="en-GB"/>
        </w:rPr>
        <w:commentReference w:id="391"/>
      </w:r>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i/>
          <w:iCs/>
        </w:rPr>
      </w:pPr>
      <w:r w:rsidRPr="00957B91">
        <w:rPr>
          <w:i/>
          <w:iCs/>
        </w:rPr>
        <w:t xml:space="preserve">Data analysis: Model selection </w:t>
      </w:r>
      <w:del w:id="393" w:author="vesna.gagic@bio.bg.ac.rs" w:date="2018-06-15T11:46:00Z">
        <w:r w:rsidRPr="00957B91" w:rsidDel="00356028">
          <w:rPr>
            <w:i/>
            <w:iCs/>
          </w:rPr>
          <w:delText>and cross-validation</w:delText>
        </w:r>
      </w:del>
    </w:p>
    <w:p w:rsidR="00E71222" w:rsidRPr="00957B91" w:rsidRDefault="00E71222" w:rsidP="00CC48BB">
      <w:pPr>
        <w:spacing w:line="480" w:lineRule="auto"/>
        <w:jc w:val="both"/>
      </w:pPr>
    </w:p>
    <w:p w:rsidR="00E71222" w:rsidRPr="00957B91" w:rsidRDefault="00E71222" w:rsidP="00CC48BB">
      <w:pPr>
        <w:spacing w:line="480" w:lineRule="auto"/>
        <w:jc w:val="both"/>
      </w:pPr>
      <w:r w:rsidRPr="00957B91">
        <w:t xml:space="preserve">We first fitted the full model with all predicted explanatory variables for both model types (GLMM and PGLMM). We then performed model selection assessing all subset models using ‘dredge’ within </w:t>
      </w:r>
      <w:r w:rsidRPr="00957B91">
        <w:rPr>
          <w:i/>
          <w:iCs/>
        </w:rPr>
        <w:t>MuMIn</w:t>
      </w:r>
      <w:r w:rsidRPr="00957B91">
        <w:t xml:space="preserve"> (Barton </w:t>
      </w:r>
      <w:r w:rsidRPr="00957B91">
        <w:fldChar w:fldCharType="begin"/>
      </w:r>
      <w:r w:rsidRPr="00957B91">
        <w:instrText xml:space="preserve"> ADDIN EN.CITE &lt;EndNote&gt;&lt;Cite ExcludeAuth="1" ExcludeYear="1" Hidden="1"&gt;&lt;Author&gt;Barton&lt;/Author&gt;&lt;Year&gt;2018&lt;/Year&gt;&lt;RecNum&gt;435&lt;/RecNum&gt;&lt;record&gt;&lt;rec-number&gt;435&lt;/rec-number&gt;&lt;foreign-keys&gt;&lt;key app="EN" db-id="twvpvpzrmraraue02fm5vd5etx0ewxa9e9rf" timestamp="1526608952"&gt;435&lt;/key&gt;&lt;/foreign-keys&gt;&lt;ref-type name="Journal Article"&gt;17&lt;/ref-type&gt;&lt;contributors&gt;&lt;authors&gt;&lt;author&gt;Barton, Kamil&lt;/author&gt;&lt;author&gt;Barton, Maintainer Kamil&lt;/author&gt;&lt;/authors&gt;&lt;/contributors&gt;&lt;titles&gt;&lt;title&gt;Package ‘MuMIn’&lt;/title&gt;&lt;/titles&gt;&lt;dates&gt;&lt;year&gt;2018&lt;/year&gt;&lt;/dates&gt;&lt;urls&gt;&lt;/urls&gt;&lt;/record&gt;&lt;/Cite&gt;&lt;/EndNote&gt;</w:instrText>
      </w:r>
      <w:r w:rsidRPr="00957B91">
        <w:fldChar w:fldCharType="end"/>
      </w:r>
      <w:r w:rsidRPr="00D01638">
        <w:t>2018). The best fitting model</w:t>
      </w:r>
      <w:r w:rsidRPr="00B77527">
        <w:t xml:space="preserve">s </w:t>
      </w:r>
      <w:r w:rsidRPr="00D121F7">
        <w:t xml:space="preserve">were then ranked by their </w:t>
      </w:r>
      <w:r w:rsidRPr="00957B91">
        <w:t xml:space="preserve">Deviance Information Criterion (DIC) weighting. </w:t>
      </w:r>
      <w:commentRangeStart w:id="394"/>
      <w:r w:rsidRPr="00957B91">
        <w:t>For wider applicability of evaluated models, we also extracted the highest-ranked models which excluded region, sex and family for both taxa from the model selection tables.</w:t>
      </w:r>
      <w:commentRangeEnd w:id="394"/>
      <w:r>
        <w:rPr>
          <w:rStyle w:val="CommentReference"/>
          <w:rFonts w:ascii="Calibri" w:hAnsi="Calibri"/>
          <w:lang w:val="en-GB"/>
        </w:rPr>
        <w:commentReference w:id="394"/>
      </w:r>
    </w:p>
    <w:p w:rsidR="00E71222" w:rsidRPr="00957B91" w:rsidRDefault="00E71222" w:rsidP="00CC48BB">
      <w:pPr>
        <w:spacing w:line="480" w:lineRule="auto"/>
        <w:jc w:val="both"/>
        <w:rPr>
          <w:i/>
          <w:iCs/>
        </w:rPr>
      </w:pPr>
    </w:p>
    <w:p w:rsidR="00E71222" w:rsidRPr="00957B91" w:rsidRDefault="00E71222" w:rsidP="00F34E6D">
      <w:pPr>
        <w:spacing w:line="480" w:lineRule="auto"/>
        <w:jc w:val="both"/>
        <w:outlineLvl w:val="0"/>
        <w:rPr>
          <w:i/>
          <w:iCs/>
        </w:rPr>
      </w:pPr>
      <w:r w:rsidRPr="00957B91">
        <w:rPr>
          <w:i/>
          <w:iCs/>
        </w:rPr>
        <w:t>Data analysis: Cross-validation</w:t>
      </w:r>
    </w:p>
    <w:p w:rsidR="00E71222" w:rsidRPr="00957B91" w:rsidRDefault="00E71222" w:rsidP="00CC48BB">
      <w:pPr>
        <w:spacing w:line="480" w:lineRule="auto"/>
        <w:jc w:val="both"/>
      </w:pPr>
    </w:p>
    <w:p w:rsidR="00E71222" w:rsidRPr="00957B91" w:rsidRDefault="00E71222">
      <w:pPr>
        <w:spacing w:line="480" w:lineRule="auto"/>
        <w:jc w:val="both"/>
      </w:pPr>
      <w:r w:rsidRPr="00957B91">
        <w:t xml:space="preserve">We implemented k-fold cross validation to test overall model performance and compare prediction error (Stone 1974; Kohavi </w:t>
      </w:r>
      <w:r w:rsidRPr="00957B91">
        <w:fldChar w:fldCharType="begin"/>
      </w:r>
      <w:r w:rsidRPr="00957B91">
        <w:instrText xml:space="preserve"> ADDIN EN.CITE &lt;EndNote&gt;&lt;Cite ExcludeAuth="1" ExcludeYear="1" Hidden="1"&gt;&lt;Author&gt;Kohavi&lt;/Author&gt;&lt;Year&gt;1995&lt;/Year&gt;&lt;RecNum&gt;436&lt;/RecNum&gt;&lt;record&gt;&lt;rec-number&gt;436&lt;/rec-number&gt;&lt;foreign-keys&gt;&lt;key app="EN" db-id="twvpvpzrmraraue02fm5vd5etx0ewxa9e9rf" timestamp="1526608986"&gt;436&lt;/key&gt;&lt;/foreign-keys&gt;&lt;ref-type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selection&lt;/title&gt;&lt;secondary-title&gt;Ijcai&lt;/secondary-title&gt;&lt;/titles&gt;&lt;pages&gt;1137-1145&lt;/pages&gt;&lt;volume&gt;14&lt;/volume&gt;&lt;number&gt;2&lt;/number&gt;&lt;dates&gt;&lt;year&gt;1995&lt;/year&gt;&lt;/dates&gt;&lt;publisher&gt;Montreal, Canada&lt;/publisher&gt;&lt;urls&gt;&lt;/urls&gt;&lt;/record&gt;&lt;/Cite&gt;&lt;/EndNote&gt;</w:instrText>
      </w:r>
      <w:r w:rsidRPr="00957B91">
        <w:fldChar w:fldCharType="end"/>
      </w:r>
      <w:r w:rsidRPr="00D01638">
        <w:t>1995). Species</w:t>
      </w:r>
      <w:r w:rsidRPr="00B77527">
        <w:t xml:space="preserve"> mean datasets</w:t>
      </w:r>
      <w:r w:rsidRPr="00D121F7">
        <w:t xml:space="preserve"> were divided into </w:t>
      </w:r>
      <w:r w:rsidRPr="00957B91">
        <w:t>10 equal sets containing a random subset of species. Each model was then evaluated iteratively upon each k-1 set (training set consisting of nine sets) by comparing the actual and predicted values within the one left out ‘test’ set. This was done repeatedly so each set was both the test set and contained within the training sets. We then assessed model performance on the basis of average root-mean square error (RMSE) across the 10 sets. Simplified cross validation was used to test the predictive accuracy of Cane’s (1987) original equation:</w:t>
      </w:r>
    </w:p>
    <w:p w:rsidR="00E71222" w:rsidRPr="00D01638" w:rsidRDefault="00E71222">
      <w:pPr>
        <w:spacing w:line="480" w:lineRule="auto"/>
        <w:jc w:val="both"/>
      </w:pPr>
      <w:ins w:id="395" w:author="vesna.gagic@bio.bg.ac.rs" w:date="2018-06-15T08:24:00Z">
        <w:r w:rsidRPr="00C71FC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13.5pt">
              <v:imagedata r:id="rId9" o:title="" chromakey="white"/>
            </v:shape>
          </w:pict>
        </w:r>
      </w:ins>
    </w:p>
    <w:p w:rsidR="00E71222" w:rsidRDefault="00E71222" w:rsidP="00963C95">
      <w:pPr>
        <w:spacing w:line="480" w:lineRule="auto"/>
        <w:jc w:val="both"/>
      </w:pPr>
      <w:r w:rsidRPr="00D01638">
        <w:t xml:space="preserve"> where  </w:t>
      </w:r>
      <w:r w:rsidRPr="00C71FC9">
        <w:fldChar w:fldCharType="begin"/>
      </w:r>
      <w:r w:rsidRPr="00C71FC9">
        <w:instrText xml:space="preserve"> QUOTE </w:instrText>
      </w:r>
      <w:ins w:id="396" w:author="vesna.gagic@bio.bg.ac.rs" w:date="2018-06-15T08:24:00Z">
        <w:r w:rsidRPr="00C71FC9">
          <w:pict>
            <v:shape id="_x0000_i1026" type="#_x0000_t75" style="width:10.5pt;height:13.5pt">
              <v:imagedata r:id="rId10" o:title="" chromakey="white"/>
            </v:shape>
          </w:pict>
        </w:r>
      </w:ins>
      <w:r w:rsidRPr="00C71FC9">
        <w:instrText xml:space="preserve"> </w:instrText>
      </w:r>
      <w:r w:rsidRPr="00C71FC9">
        <w:fldChar w:fldCharType="separate"/>
      </w:r>
      <w:ins w:id="397" w:author="vesna.gagic@bio.bg.ac.rs" w:date="2018-06-15T08:24:00Z">
        <w:r w:rsidRPr="00C71FC9">
          <w:pict>
            <v:shape id="_x0000_i1027" type="#_x0000_t75" style="width:10.5pt;height:13.5pt">
              <v:imagedata r:id="rId10" o:title="" chromakey="white"/>
            </v:shape>
          </w:pict>
        </w:r>
      </w:ins>
      <w:r w:rsidRPr="00C71FC9">
        <w:fldChar w:fldCharType="end"/>
      </w:r>
      <w:r w:rsidRPr="00B77527">
        <w:t xml:space="preserve"> </w:t>
      </w:r>
      <w:r w:rsidRPr="00957B91">
        <w:t xml:space="preserve">= IT and </w:t>
      </w:r>
      <w:r w:rsidRPr="00C71FC9">
        <w:fldChar w:fldCharType="begin"/>
      </w:r>
      <w:r w:rsidRPr="00C71FC9">
        <w:instrText xml:space="preserve"> QUOTE </w:instrText>
      </w:r>
      <w:ins w:id="398" w:author="vesna.gagic@bio.bg.ac.rs" w:date="2018-06-15T08:24:00Z">
        <w:r w:rsidRPr="00C71FC9">
          <w:pict>
            <v:shape id="_x0000_i1028" type="#_x0000_t75" style="width:10.5pt;height:13.5pt">
              <v:imagedata r:id="rId11" o:title="" chromakey="white"/>
            </v:shape>
          </w:pict>
        </w:r>
      </w:ins>
      <w:r w:rsidRPr="00C71FC9">
        <w:instrText xml:space="preserve"> </w:instrText>
      </w:r>
      <w:r w:rsidRPr="00C71FC9">
        <w:fldChar w:fldCharType="separate"/>
      </w:r>
      <w:ins w:id="399" w:author="vesna.gagic@bio.bg.ac.rs" w:date="2018-06-15T08:24:00Z">
        <w:r w:rsidRPr="00C71FC9">
          <w:pict>
            <v:shape id="_x0000_i1029" type="#_x0000_t75" style="width:10.5pt;height:13.5pt">
              <v:imagedata r:id="rId11" o:title="" chromakey="white"/>
            </v:shape>
          </w:pict>
        </w:r>
      </w:ins>
      <w:r w:rsidRPr="00C71FC9">
        <w:fldChar w:fldCharType="end"/>
      </w:r>
      <w:r w:rsidRPr="00D01638">
        <w:t xml:space="preserve"> = body size</w:t>
      </w:r>
      <w:r w:rsidRPr="00B77527">
        <w:t xml:space="preserve">. </w:t>
      </w:r>
    </w:p>
    <w:p w:rsidR="00E71222" w:rsidRPr="00957B91" w:rsidRDefault="00E71222" w:rsidP="00963C95">
      <w:pPr>
        <w:spacing w:line="480" w:lineRule="auto"/>
        <w:jc w:val="both"/>
      </w:pPr>
      <w:r w:rsidRPr="00D01638">
        <w:t>We compared</w:t>
      </w:r>
      <w:r>
        <w:t xml:space="preserve"> the</w:t>
      </w:r>
      <w:r w:rsidRPr="00D01638">
        <w:t xml:space="preserve"> actual and Cane’s (1987) </w:t>
      </w:r>
      <w:r w:rsidRPr="00B77527">
        <w:t xml:space="preserve">predicted values for each of the </w:t>
      </w:r>
      <w:r>
        <w:t>ten</w:t>
      </w:r>
      <w:r w:rsidRPr="00B77527">
        <w:t xml:space="preserve"> test sets and derived</w:t>
      </w:r>
      <w:r>
        <w:t xml:space="preserve"> a</w:t>
      </w:r>
      <w:r w:rsidRPr="00B77527">
        <w:t xml:space="preserve"> mean RMSE</w:t>
      </w:r>
      <w:r w:rsidRPr="00D121F7">
        <w:t xml:space="preserve">. Lastly, we derived RMSE </w:t>
      </w:r>
      <w:r w:rsidRPr="00957B91">
        <w:t xml:space="preserve">for actual-predicted values from </w:t>
      </w:r>
      <w:commentRangeStart w:id="400"/>
      <w:r w:rsidRPr="00957B91">
        <w:t xml:space="preserve">applicable </w:t>
      </w:r>
      <w:commentRangeEnd w:id="400"/>
      <w:r>
        <w:rPr>
          <w:rStyle w:val="CommentReference"/>
          <w:rFonts w:ascii="Calibri" w:hAnsi="Calibri"/>
          <w:lang w:val="en-GB"/>
        </w:rPr>
        <w:commentReference w:id="400"/>
      </w:r>
      <w:r w:rsidRPr="00957B91">
        <w:t xml:space="preserve">existing body length equations for both taxa and </w:t>
      </w:r>
      <w:r>
        <w:t>our</w:t>
      </w:r>
      <w:r w:rsidRPr="00957B91">
        <w:t xml:space="preserve"> body length </w:t>
      </w:r>
      <w:r>
        <w:t>measurements</w:t>
      </w:r>
      <w:r w:rsidRPr="00957B91">
        <w:t>.</w:t>
      </w:r>
    </w:p>
    <w:p w:rsidR="00E71222" w:rsidRPr="00957B91" w:rsidRDefault="00E71222" w:rsidP="00CC48BB">
      <w:pPr>
        <w:spacing w:line="480" w:lineRule="auto"/>
        <w:jc w:val="both"/>
      </w:pPr>
    </w:p>
    <w:p w:rsidR="00E71222" w:rsidRPr="00957B91" w:rsidRDefault="00E71222" w:rsidP="00F34E6D">
      <w:pPr>
        <w:spacing w:line="480" w:lineRule="auto"/>
        <w:jc w:val="both"/>
        <w:outlineLvl w:val="0"/>
        <w:rPr>
          <w:i/>
          <w:iCs/>
        </w:rPr>
      </w:pPr>
      <w:r w:rsidRPr="00957B91">
        <w:rPr>
          <w:i/>
          <w:iCs/>
        </w:rPr>
        <w:t>Data analysis: Intraspecific predictions</w:t>
      </w:r>
    </w:p>
    <w:p w:rsidR="00E71222" w:rsidRPr="00957B91" w:rsidRDefault="00E71222" w:rsidP="00CC48BB">
      <w:pPr>
        <w:spacing w:line="480" w:lineRule="auto"/>
        <w:jc w:val="both"/>
        <w:rPr>
          <w:i/>
          <w:iCs/>
        </w:rPr>
      </w:pPr>
    </w:p>
    <w:p w:rsidR="00E71222" w:rsidRPr="00957B91" w:rsidRDefault="00E71222" w:rsidP="00CC48BB">
      <w:pPr>
        <w:spacing w:line="480" w:lineRule="auto"/>
        <w:jc w:val="both"/>
      </w:pPr>
      <w:r w:rsidRPr="00957B91">
        <w:t>We assessed the utility of ITD in predicting intraspecific body size variation</w:t>
      </w:r>
      <w:del w:id="401" w:author="Nacho Bartomeus" w:date="2018-06-11T21:10:00Z">
        <w:r w:rsidRPr="00957B91" w:rsidDel="00324EBB">
          <w:delText xml:space="preserve"> in conjunction with sample size</w:delText>
        </w:r>
      </w:del>
      <w:r w:rsidRPr="00957B91">
        <w:t xml:space="preserve">. For the five most abundant species of both bees and hoverflies we tested the utility of ITD in predicting intraspecific </w:t>
      </w:r>
      <w:commentRangeStart w:id="402"/>
      <w:r w:rsidRPr="00957B91">
        <w:t xml:space="preserve">female body size </w:t>
      </w:r>
      <w:commentRangeEnd w:id="402"/>
      <w:r>
        <w:rPr>
          <w:rStyle w:val="CommentReference"/>
          <w:rFonts w:ascii="Calibri" w:hAnsi="Calibri"/>
          <w:lang w:val="en-GB"/>
        </w:rPr>
        <w:commentReference w:id="402"/>
      </w:r>
      <w:r w:rsidRPr="00957B91">
        <w:t xml:space="preserve">variation using species-level OLS regression. </w:t>
      </w:r>
      <w:commentRangeStart w:id="403"/>
      <w:r w:rsidRPr="00957B91">
        <w:t>For each species, we plotted trait means independently against increasing sample size to estimate the adequate sample size whereby variance stabilised within confidence intervals of the actual sample size.</w:t>
      </w:r>
    </w:p>
    <w:p w:rsidR="00E71222" w:rsidRPr="00957B91" w:rsidRDefault="00E71222" w:rsidP="00CC48BB">
      <w:pPr>
        <w:spacing w:line="480" w:lineRule="auto"/>
        <w:jc w:val="both"/>
      </w:pPr>
    </w:p>
    <w:commentRangeEnd w:id="403"/>
    <w:p w:rsidR="00E71222" w:rsidRPr="00957B91" w:rsidRDefault="00E71222" w:rsidP="00F34E6D">
      <w:pPr>
        <w:spacing w:line="480" w:lineRule="auto"/>
        <w:jc w:val="both"/>
        <w:outlineLvl w:val="0"/>
        <w:rPr>
          <w:i/>
          <w:iCs/>
        </w:rPr>
      </w:pPr>
      <w:r>
        <w:rPr>
          <w:rStyle w:val="CommentReference"/>
          <w:rFonts w:ascii="Calibri" w:hAnsi="Calibri" w:cs="Calibri"/>
          <w:lang w:val="en-GB"/>
        </w:rPr>
        <w:commentReference w:id="403"/>
      </w:r>
      <w:r w:rsidRPr="00957B91">
        <w:rPr>
          <w:i/>
          <w:iCs/>
        </w:rPr>
        <w:t>Data availability</w:t>
      </w:r>
    </w:p>
    <w:p w:rsidR="00E71222" w:rsidRPr="00D01638" w:rsidRDefault="00E71222" w:rsidP="00CC48BB">
      <w:pPr>
        <w:spacing w:line="480" w:lineRule="auto"/>
        <w:jc w:val="both"/>
      </w:pPr>
      <w:r w:rsidRPr="00957B91">
        <w:t xml:space="preserve">All data including R code and R package are freely available here: </w:t>
      </w:r>
      <w:commentRangeStart w:id="404"/>
      <w:r>
        <w:fldChar w:fldCharType="begin"/>
      </w:r>
      <w:r>
        <w:instrText xml:space="preserve"> HYPERLINK "https://github.com/liamkendall/pollimetry" </w:instrText>
      </w:r>
      <w:r>
        <w:fldChar w:fldCharType="separate"/>
      </w:r>
      <w:r w:rsidRPr="00957B91">
        <w:rPr>
          <w:rStyle w:val="Hyperlink"/>
          <w:color w:val="auto"/>
        </w:rPr>
        <w:t>https://github.com/liamkendall/pollimetry</w:t>
      </w:r>
      <w:r>
        <w:fldChar w:fldCharType="end"/>
      </w:r>
      <w:r w:rsidRPr="00957B91">
        <w:rPr>
          <w:rStyle w:val="Hyperlink"/>
          <w:color w:val="auto"/>
        </w:rPr>
        <w:t>/</w:t>
      </w:r>
      <w:commentRangeEnd w:id="404"/>
      <w:r>
        <w:rPr>
          <w:rStyle w:val="CommentReference"/>
          <w:rFonts w:ascii="Calibri" w:hAnsi="Calibri" w:cs="Calibri"/>
          <w:lang w:val="en-GB"/>
        </w:rPr>
        <w:commentReference w:id="404"/>
      </w:r>
    </w:p>
    <w:p w:rsidR="00E71222" w:rsidRPr="00B77527" w:rsidRDefault="00E71222" w:rsidP="00CC48BB">
      <w:pPr>
        <w:spacing w:line="480" w:lineRule="auto"/>
        <w:jc w:val="both"/>
      </w:pPr>
    </w:p>
    <w:p w:rsidR="00E71222" w:rsidRPr="00D121F7" w:rsidRDefault="00E71222" w:rsidP="00F34E6D">
      <w:pPr>
        <w:spacing w:line="480" w:lineRule="auto"/>
        <w:jc w:val="both"/>
        <w:outlineLvl w:val="0"/>
        <w:rPr>
          <w:b/>
          <w:bCs/>
          <w:sz w:val="28"/>
          <w:szCs w:val="28"/>
        </w:rPr>
      </w:pPr>
      <w:r w:rsidRPr="00D121F7">
        <w:rPr>
          <w:b/>
          <w:bCs/>
          <w:sz w:val="28"/>
          <w:szCs w:val="28"/>
        </w:rPr>
        <w:t>Results</w:t>
      </w:r>
    </w:p>
    <w:p w:rsidR="00E71222" w:rsidRPr="00D121F7" w:rsidRDefault="00E71222" w:rsidP="00F34E6D">
      <w:pPr>
        <w:spacing w:line="480" w:lineRule="auto"/>
        <w:jc w:val="both"/>
        <w:outlineLvl w:val="0"/>
        <w:rPr>
          <w:i/>
          <w:iCs/>
        </w:rPr>
      </w:pPr>
    </w:p>
    <w:p w:rsidR="00E71222" w:rsidRPr="00D121F7" w:rsidRDefault="00E71222" w:rsidP="00963C95">
      <w:pPr>
        <w:spacing w:line="480" w:lineRule="auto"/>
        <w:jc w:val="both"/>
        <w:outlineLvl w:val="0"/>
        <w:rPr>
          <w:i/>
          <w:iCs/>
        </w:rPr>
      </w:pPr>
      <w:r w:rsidRPr="00D121F7">
        <w:rPr>
          <w:i/>
          <w:iCs/>
        </w:rPr>
        <w:t>Species and specimen distribution</w:t>
      </w:r>
    </w:p>
    <w:p w:rsidR="00E71222" w:rsidRPr="00957B91" w:rsidRDefault="00E71222" w:rsidP="00BE7B75">
      <w:pPr>
        <w:spacing w:line="480" w:lineRule="auto"/>
        <w:jc w:val="both"/>
        <w:outlineLvl w:val="0"/>
      </w:pPr>
    </w:p>
    <w:p w:rsidR="00E71222" w:rsidRPr="00D121F7" w:rsidRDefault="00E71222" w:rsidP="00CC48BB">
      <w:pPr>
        <w:spacing w:line="480" w:lineRule="auto"/>
        <w:jc w:val="both"/>
      </w:pPr>
      <w:r w:rsidRPr="00957B91">
        <w:t xml:space="preserve">In total, we measured 337 bee species from Australia, Europe, North America and South America, including Cane’s (1987) original 20 species and 103 hoverfly species from Australia and Europe (Table 1). </w:t>
      </w:r>
      <w:r>
        <w:t>Six</w:t>
      </w:r>
      <w:r w:rsidRPr="00957B91">
        <w:t xml:space="preserve"> out of </w:t>
      </w:r>
      <w:r>
        <w:t>seven</w:t>
      </w:r>
      <w:ins w:id="405" w:author="Nacho Bartomeus" w:date="2018-06-11T21:12:00Z">
        <w:r>
          <w:t xml:space="preserve"> </w:t>
        </w:r>
      </w:ins>
      <w:r w:rsidRPr="00957B91">
        <w:t xml:space="preserve">bee families and both hoverfly subfamilies were represented. </w:t>
      </w:r>
      <w:commentRangeStart w:id="406"/>
      <w:r w:rsidRPr="00957B91">
        <w:t xml:space="preserve">Number of individuals per bee species ranged from one </w:t>
      </w:r>
      <w:commentRangeEnd w:id="406"/>
      <w:r>
        <w:rPr>
          <w:rStyle w:val="CommentReference"/>
          <w:rFonts w:ascii="Calibri" w:hAnsi="Calibri"/>
          <w:lang w:val="en-GB"/>
        </w:rPr>
        <w:commentReference w:id="406"/>
      </w:r>
      <w:r w:rsidRPr="00957B91">
        <w:t xml:space="preserve">(103 </w:t>
      </w:r>
      <w:ins w:id="407" w:author="Nacho Bartomeus" w:date="2018-06-11T21:12:00Z">
        <w:r>
          <w:t xml:space="preserve">species </w:t>
        </w:r>
      </w:ins>
      <w:ins w:id="408" w:author="Nacho Bartomeus" w:date="2018-06-11T21:13:00Z">
        <w:r>
          <w:t xml:space="preserve">a </w:t>
        </w:r>
      </w:ins>
      <w:r w:rsidRPr="00957B91">
        <w:t>♀</w:t>
      </w:r>
      <w:ins w:id="409" w:author="Nacho Bartomeus" w:date="2018-06-11T21:13:00Z">
        <w:r>
          <w:t xml:space="preserve"> individual</w:t>
        </w:r>
      </w:ins>
      <w:del w:id="410" w:author="Nacho Bartomeus" w:date="2018-06-11T21:13:00Z">
        <w:r w:rsidRPr="00957B91" w:rsidDel="00E41E0A">
          <w:delText xml:space="preserve"> only</w:delText>
        </w:r>
      </w:del>
      <w:r w:rsidRPr="00957B91">
        <w:t xml:space="preserve">, 76 </w:t>
      </w:r>
      <w:ins w:id="411" w:author="Nacho Bartomeus" w:date="2018-06-11T21:13:00Z">
        <w:r>
          <w:t xml:space="preserve">species a </w:t>
        </w:r>
      </w:ins>
      <w:r w:rsidRPr="00957B91">
        <w:rPr>
          <w:shd w:val="clear" w:color="auto" w:fill="FFFFFF"/>
        </w:rPr>
        <w:t>♂</w:t>
      </w:r>
      <w:r w:rsidRPr="00D01638">
        <w:t xml:space="preserve"> </w:t>
      </w:r>
      <w:del w:id="412" w:author="Nacho Bartomeus" w:date="2018-06-11T21:13:00Z">
        <w:r w:rsidRPr="00D01638" w:rsidDel="00E41E0A">
          <w:delText>only</w:delText>
        </w:r>
      </w:del>
      <w:ins w:id="413" w:author="Nacho Bartomeus" w:date="2018-06-11T21:13:00Z">
        <w:r>
          <w:t>individual</w:t>
        </w:r>
      </w:ins>
      <w:r w:rsidRPr="00D01638">
        <w:t xml:space="preserve">) </w:t>
      </w:r>
      <w:commentRangeStart w:id="414"/>
      <w:r w:rsidRPr="00D01638">
        <w:t xml:space="preserve">and 201 (♀ </w:t>
      </w:r>
      <w:r w:rsidRPr="00EF228A">
        <w:rPr>
          <w:i/>
          <w:iCs/>
        </w:rPr>
        <w:t>Homalictus urbanus</w:t>
      </w:r>
      <w:r w:rsidRPr="00B77527">
        <w:t xml:space="preserve">) and </w:t>
      </w:r>
      <w:r w:rsidRPr="00D121F7">
        <w:t>68 (</w:t>
      </w:r>
      <w:r w:rsidRPr="00957B91">
        <w:rPr>
          <w:shd w:val="clear" w:color="auto" w:fill="FFFFFF"/>
        </w:rPr>
        <w:t>♂</w:t>
      </w:r>
      <w:r w:rsidRPr="00D01638">
        <w:t xml:space="preserve"> Bombus impatiens) with a mean </w:t>
      </w:r>
      <w:r w:rsidRPr="00EF228A">
        <w:t>of</w:t>
      </w:r>
      <w:r w:rsidRPr="00B77527">
        <w:t xml:space="preserve"> nin</w:t>
      </w:r>
      <w:r w:rsidRPr="00D121F7">
        <w:t xml:space="preserve">e ♀ and five </w:t>
      </w:r>
      <w:r w:rsidRPr="00D121F7">
        <w:rPr>
          <w:shd w:val="clear" w:color="auto" w:fill="FFFFFF"/>
        </w:rPr>
        <w:t>♂ per species</w:t>
      </w:r>
      <w:commentRangeEnd w:id="414"/>
      <w:r>
        <w:rPr>
          <w:rStyle w:val="CommentReference"/>
          <w:rFonts w:ascii="Calibri" w:hAnsi="Calibri" w:cs="Calibri"/>
          <w:lang w:val="en-GB"/>
        </w:rPr>
        <w:commentReference w:id="414"/>
      </w:r>
      <w:r w:rsidRPr="00D121F7">
        <w:t xml:space="preserve">. In hoverflies, specimen number per species ranged from one (49 ♀ only hoverfly species, 34 </w:t>
      </w:r>
      <w:r w:rsidRPr="00957B91">
        <w:rPr>
          <w:shd w:val="clear" w:color="auto" w:fill="FFFFFF"/>
        </w:rPr>
        <w:t>♂</w:t>
      </w:r>
      <w:r w:rsidRPr="00D01638">
        <w:t xml:space="preserve"> only hoverfly species) to 32 (♀ </w:t>
      </w:r>
      <w:r w:rsidRPr="00D01638">
        <w:rPr>
          <w:i/>
          <w:iCs/>
        </w:rPr>
        <w:t xml:space="preserve">Austrosyrphus </w:t>
      </w:r>
      <w:r w:rsidRPr="00EF228A">
        <w:t>spp.)</w:t>
      </w:r>
      <w:r w:rsidRPr="00B77527">
        <w:t xml:space="preserve"> and 18 (</w:t>
      </w:r>
      <w:r w:rsidRPr="00957B91">
        <w:rPr>
          <w:shd w:val="clear" w:color="auto" w:fill="FFFFFF"/>
        </w:rPr>
        <w:t>♂</w:t>
      </w:r>
      <w:r w:rsidRPr="00D01638">
        <w:t xml:space="preserve"> </w:t>
      </w:r>
      <w:r w:rsidRPr="00B77527">
        <w:rPr>
          <w:i/>
          <w:iCs/>
        </w:rPr>
        <w:t xml:space="preserve">Austrosyrphus </w:t>
      </w:r>
      <w:r w:rsidRPr="00B77527">
        <w:t>spp.)</w:t>
      </w:r>
      <w:r w:rsidRPr="00D121F7">
        <w:t xml:space="preserve"> with a mean of three per species for both sexes.</w:t>
      </w:r>
    </w:p>
    <w:p w:rsidR="00E71222" w:rsidRPr="00D121F7" w:rsidRDefault="00E71222" w:rsidP="00CC48BB">
      <w:pPr>
        <w:spacing w:line="480" w:lineRule="auto"/>
        <w:jc w:val="both"/>
      </w:pPr>
    </w:p>
    <w:p w:rsidR="00E71222" w:rsidRPr="00957B91" w:rsidRDefault="00E71222" w:rsidP="00CC48BB">
      <w:pPr>
        <w:spacing w:line="480" w:lineRule="auto"/>
        <w:jc w:val="both"/>
        <w:rPr>
          <w:i/>
          <w:iCs/>
        </w:rPr>
      </w:pPr>
      <w:r w:rsidRPr="00D121F7">
        <w:rPr>
          <w:i/>
          <w:iCs/>
        </w:rPr>
        <w:t>Tra</w:t>
      </w:r>
      <w:r w:rsidRPr="00957B91">
        <w:rPr>
          <w:i/>
          <w:iCs/>
        </w:rPr>
        <w:t>it co-variation</w:t>
      </w:r>
    </w:p>
    <w:p w:rsidR="00E71222" w:rsidRPr="00957B91" w:rsidRDefault="00E71222" w:rsidP="00F34E6D">
      <w:pPr>
        <w:spacing w:line="480" w:lineRule="auto"/>
        <w:jc w:val="both"/>
      </w:pPr>
    </w:p>
    <w:p w:rsidR="00E71222" w:rsidRPr="00D121F7" w:rsidRDefault="00E71222" w:rsidP="00F34E6D">
      <w:pPr>
        <w:spacing w:line="480" w:lineRule="auto"/>
        <w:jc w:val="both"/>
      </w:pPr>
      <w:r w:rsidRPr="00957B91">
        <w:t>Body length and IT were highly co-linear (bees: F</w:t>
      </w:r>
      <w:r w:rsidRPr="00957B91">
        <w:rPr>
          <w:vertAlign w:val="subscript"/>
        </w:rPr>
        <w:t xml:space="preserve"> (1</w:t>
      </w:r>
      <w:r w:rsidRPr="00D01638">
        <w:rPr>
          <w:vertAlign w:val="subscript"/>
        </w:rPr>
        <w:t>, 256</w:t>
      </w:r>
      <w:r w:rsidRPr="00B77527">
        <w:rPr>
          <w:vertAlign w:val="subscript"/>
        </w:rPr>
        <w:t>)</w:t>
      </w:r>
      <w:r w:rsidRPr="00B77527">
        <w:t xml:space="preserve">: </w:t>
      </w:r>
      <w:r w:rsidRPr="00D121F7">
        <w:t xml:space="preserve">1845, </w:t>
      </w:r>
      <w:r w:rsidRPr="00D121F7">
        <w:rPr>
          <w:i/>
          <w:iCs/>
        </w:rPr>
        <w:t>R</w:t>
      </w:r>
      <w:r w:rsidRPr="00D121F7">
        <w:rPr>
          <w:i/>
          <w:iCs/>
          <w:vertAlign w:val="superscript"/>
        </w:rPr>
        <w:t>2</w:t>
      </w:r>
      <w:r w:rsidRPr="00D121F7">
        <w:t xml:space="preserve">: 0.88, </w:t>
      </w:r>
      <w:commentRangeStart w:id="415"/>
      <w:r w:rsidRPr="00D121F7">
        <w:t xml:space="preserve">log (IT) = -1.623 </w:t>
      </w:r>
      <w:r w:rsidRPr="00785A1E">
        <w:t>±</w:t>
      </w:r>
      <w:r w:rsidRPr="00D121F7" w:rsidDel="00957B91">
        <w:t xml:space="preserve"> </w:t>
      </w:r>
      <w:r w:rsidRPr="00D121F7">
        <w:t xml:space="preserve">0.056 + 1.123 </w:t>
      </w:r>
      <w:r w:rsidRPr="00785A1E">
        <w:t>±</w:t>
      </w:r>
      <w:r>
        <w:t xml:space="preserve"> </w:t>
      </w:r>
      <w:r w:rsidRPr="00D121F7">
        <w:t>0.026 * log (BL)</w:t>
      </w:r>
      <w:commentRangeEnd w:id="415"/>
      <w:r>
        <w:rPr>
          <w:rStyle w:val="CommentReference"/>
          <w:rFonts w:ascii="Calibri" w:hAnsi="Calibri" w:cs="Calibri"/>
          <w:lang w:val="en-GB"/>
        </w:rPr>
        <w:commentReference w:id="415"/>
      </w:r>
      <w:r w:rsidRPr="00D121F7">
        <w:t>; hoverflies: F</w:t>
      </w:r>
      <w:r w:rsidRPr="00D121F7">
        <w:rPr>
          <w:vertAlign w:val="subscript"/>
        </w:rPr>
        <w:t xml:space="preserve"> (1,51)</w:t>
      </w:r>
      <w:r w:rsidRPr="00D121F7">
        <w:t xml:space="preserve">: 156.5, </w:t>
      </w:r>
      <w:r w:rsidRPr="00D121F7">
        <w:rPr>
          <w:i/>
          <w:iCs/>
        </w:rPr>
        <w:t>R</w:t>
      </w:r>
      <w:r w:rsidRPr="00D121F7">
        <w:rPr>
          <w:i/>
          <w:iCs/>
          <w:vertAlign w:val="superscript"/>
        </w:rPr>
        <w:t>2</w:t>
      </w:r>
      <w:r w:rsidRPr="00957B91">
        <w:t xml:space="preserve">: 0.75, log (IT) = -1.745 </w:t>
      </w:r>
      <w:r w:rsidRPr="00785A1E">
        <w:t>±</w:t>
      </w:r>
      <w:r>
        <w:t xml:space="preserve"> </w:t>
      </w:r>
      <w:r w:rsidRPr="00957B91">
        <w:t xml:space="preserve">0.213 + 1.186 </w:t>
      </w:r>
      <w:r w:rsidRPr="00785A1E">
        <w:t>±</w:t>
      </w:r>
      <w:r>
        <w:t xml:space="preserve"> </w:t>
      </w:r>
      <w:r w:rsidRPr="00957B91">
        <w:t xml:space="preserve">0.095 * log (BL). </w:t>
      </w:r>
      <w:commentRangeStart w:id="416"/>
      <w:r w:rsidRPr="00957B91">
        <w:t>ITD</w:t>
      </w:r>
      <w:commentRangeEnd w:id="416"/>
      <w:r>
        <w:rPr>
          <w:rStyle w:val="CommentReference"/>
          <w:rFonts w:ascii="Calibri" w:hAnsi="Calibri" w:cs="Calibri"/>
          <w:lang w:val="en-GB"/>
        </w:rPr>
        <w:commentReference w:id="416"/>
      </w:r>
      <w:r w:rsidRPr="00957B91">
        <w:t xml:space="preserve"> was marginally more predictive than body length in estimating body </w:t>
      </w:r>
      <w:commentRangeStart w:id="417"/>
      <w:r w:rsidRPr="00957B91">
        <w:t>size</w:t>
      </w:r>
      <w:commentRangeEnd w:id="417"/>
      <w:r>
        <w:rPr>
          <w:rStyle w:val="CommentReference"/>
          <w:rFonts w:ascii="Calibri" w:hAnsi="Calibri" w:cs="Calibri"/>
          <w:lang w:val="en-GB"/>
        </w:rPr>
        <w:commentReference w:id="417"/>
      </w:r>
      <w:r w:rsidRPr="00957B91">
        <w:t xml:space="preserve"> in bees: IT F</w:t>
      </w:r>
      <w:r w:rsidRPr="00957B91">
        <w:rPr>
          <w:vertAlign w:val="subscript"/>
        </w:rPr>
        <w:t>(1,256)</w:t>
      </w:r>
      <w:r w:rsidRPr="00957B91">
        <w:t>:</w:t>
      </w:r>
      <w:r w:rsidRPr="00D01638">
        <w:t xml:space="preserve"> 2214, </w:t>
      </w:r>
      <w:r w:rsidRPr="00EF228A">
        <w:rPr>
          <w:i/>
          <w:iCs/>
        </w:rPr>
        <w:t>R</w:t>
      </w:r>
      <w:r w:rsidRPr="00B77527">
        <w:rPr>
          <w:i/>
          <w:iCs/>
          <w:vertAlign w:val="superscript"/>
        </w:rPr>
        <w:t>2</w:t>
      </w:r>
      <w:r w:rsidRPr="00B77527">
        <w:t>:0.</w:t>
      </w:r>
      <w:r w:rsidRPr="00D121F7">
        <w:t>896, BL F</w:t>
      </w:r>
      <w:r w:rsidRPr="00D121F7">
        <w:rPr>
          <w:vertAlign w:val="subscript"/>
        </w:rPr>
        <w:t>(1,256)</w:t>
      </w:r>
      <w:r w:rsidRPr="00957B91">
        <w:t>:</w:t>
      </w:r>
      <w:r w:rsidRPr="00D01638">
        <w:t xml:space="preserve"> 1836</w:t>
      </w:r>
      <w:r w:rsidRPr="00957B91">
        <w:t>,</w:t>
      </w:r>
      <w:r w:rsidRPr="00D01638">
        <w:t xml:space="preserve"> </w:t>
      </w:r>
      <w:r w:rsidRPr="00D01638">
        <w:rPr>
          <w:i/>
          <w:iCs/>
        </w:rPr>
        <w:t>R</w:t>
      </w:r>
      <w:r w:rsidRPr="00EF228A">
        <w:rPr>
          <w:i/>
          <w:iCs/>
          <w:vertAlign w:val="superscript"/>
        </w:rPr>
        <w:t>2</w:t>
      </w:r>
      <w:r w:rsidRPr="00B77527">
        <w:t>: 0.877</w:t>
      </w:r>
      <w:r w:rsidRPr="00D121F7">
        <w:t xml:space="preserve"> and considerably better than body length for hoverflies: IT F</w:t>
      </w:r>
      <w:r w:rsidRPr="00D121F7">
        <w:rPr>
          <w:vertAlign w:val="subscript"/>
        </w:rPr>
        <w:t>(1,51)</w:t>
      </w:r>
      <w:r w:rsidRPr="00D121F7">
        <w:t xml:space="preserve">: 304.3, </w:t>
      </w:r>
      <w:r w:rsidRPr="00D121F7">
        <w:rPr>
          <w:i/>
          <w:iCs/>
        </w:rPr>
        <w:t>R</w:t>
      </w:r>
      <w:r w:rsidRPr="00D121F7">
        <w:rPr>
          <w:i/>
          <w:iCs/>
          <w:vertAlign w:val="superscript"/>
        </w:rPr>
        <w:t>2</w:t>
      </w:r>
      <w:r w:rsidRPr="00D121F7">
        <w:t>: 0.854, BL F</w:t>
      </w:r>
      <w:r w:rsidRPr="00D121F7">
        <w:rPr>
          <w:vertAlign w:val="subscript"/>
        </w:rPr>
        <w:t>(1,51)</w:t>
      </w:r>
      <w:r w:rsidRPr="00D121F7">
        <w:t xml:space="preserve">: 204.2, </w:t>
      </w:r>
      <w:r w:rsidRPr="00D121F7">
        <w:rPr>
          <w:i/>
          <w:iCs/>
        </w:rPr>
        <w:t>R</w:t>
      </w:r>
      <w:r w:rsidRPr="00D121F7">
        <w:rPr>
          <w:i/>
          <w:iCs/>
          <w:vertAlign w:val="superscript"/>
        </w:rPr>
        <w:t>2</w:t>
      </w:r>
      <w:r w:rsidRPr="00D121F7">
        <w:t>: 0.796.</w:t>
      </w:r>
    </w:p>
    <w:p w:rsidR="00E71222" w:rsidRPr="00D121F7" w:rsidRDefault="00E71222" w:rsidP="00CC48BB">
      <w:pPr>
        <w:spacing w:line="480" w:lineRule="auto"/>
        <w:jc w:val="both"/>
      </w:pPr>
    </w:p>
    <w:p w:rsidR="00E71222" w:rsidRPr="00D121F7" w:rsidRDefault="00E71222" w:rsidP="00EE31B1">
      <w:pPr>
        <w:spacing w:line="480" w:lineRule="auto"/>
        <w:jc w:val="both"/>
        <w:outlineLvl w:val="0"/>
        <w:rPr>
          <w:i/>
          <w:iCs/>
        </w:rPr>
      </w:pPr>
      <w:r w:rsidRPr="00D121F7">
        <w:rPr>
          <w:i/>
          <w:iCs/>
        </w:rPr>
        <w:t>Interspecific model selection and performance</w:t>
      </w:r>
    </w:p>
    <w:p w:rsidR="00E71222" w:rsidRPr="00957B91" w:rsidRDefault="00E71222" w:rsidP="00CC48BB">
      <w:pPr>
        <w:spacing w:line="480" w:lineRule="auto"/>
        <w:jc w:val="both"/>
      </w:pPr>
    </w:p>
    <w:p w:rsidR="00E71222" w:rsidRPr="00957B91" w:rsidRDefault="00E71222" w:rsidP="00CC48BB">
      <w:pPr>
        <w:spacing w:line="480" w:lineRule="auto"/>
        <w:jc w:val="both"/>
      </w:pPr>
      <w:r w:rsidRPr="00957B91">
        <w:t xml:space="preserve">For bees, </w:t>
      </w:r>
      <w:commentRangeStart w:id="418"/>
      <w:r w:rsidRPr="00957B91">
        <w:t xml:space="preserve">GLMM analyses found that </w:t>
      </w:r>
      <w:commentRangeEnd w:id="418"/>
      <w:r>
        <w:rPr>
          <w:rStyle w:val="CommentReference"/>
          <w:rFonts w:ascii="Calibri" w:hAnsi="Calibri" w:cs="Calibri"/>
          <w:lang w:val="en-GB"/>
        </w:rPr>
        <w:commentReference w:id="418"/>
      </w:r>
      <w:r w:rsidRPr="00957B91">
        <w:t>models which considered region, family and sex in interaction with ITD best-predicted body size on the basis of DIC weighting (Table 2</w:t>
      </w:r>
      <w:r>
        <w:t>; Figure 2A</w:t>
      </w:r>
      <w:r w:rsidRPr="00957B91">
        <w:t xml:space="preserve">). </w:t>
      </w:r>
      <w:r>
        <w:t xml:space="preserve">Regional differences were most pronounced between European and Australasian and North American bees than between European and South American bees (Table 3A). Interestingly, non-European bees amassed body size per unit ITD greater than European bees. </w:t>
      </w:r>
      <w:commentRangeStart w:id="419"/>
      <w:r>
        <w:t>Halictidae, Colletidae and Melittidae exhibited significantly different intercepts to Apidae, with Halictidae and Melittidae also displaying different degrees of mass accumulation per unit ITD</w:t>
      </w:r>
      <w:commentRangeEnd w:id="419"/>
      <w:r>
        <w:rPr>
          <w:rStyle w:val="CommentReference"/>
          <w:rFonts w:ascii="Calibri" w:hAnsi="Calibri"/>
          <w:lang w:val="en-GB"/>
        </w:rPr>
        <w:commentReference w:id="419"/>
      </w:r>
      <w:r>
        <w:t xml:space="preserve">. The uncommon Melittidae (total specimens: 24) exhibited the most markedly </w:t>
      </w:r>
      <w:commentRangeStart w:id="420"/>
      <w:r>
        <w:t>different</w:t>
      </w:r>
      <w:commentRangeEnd w:id="420"/>
      <w:r>
        <w:rPr>
          <w:rStyle w:val="CommentReference"/>
          <w:rFonts w:ascii="Calibri" w:hAnsi="Calibri"/>
          <w:lang w:val="en-GB"/>
        </w:rPr>
        <w:commentReference w:id="420"/>
      </w:r>
      <w:r>
        <w:t xml:space="preserve"> intercept and slope. </w:t>
      </w:r>
      <w:commentRangeStart w:id="421"/>
      <w:r>
        <w:t xml:space="preserve">The different intercepts and slopes result in the largest </w:t>
      </w:r>
      <w:commentRangeEnd w:id="421"/>
      <w:r>
        <w:rPr>
          <w:rStyle w:val="CommentReference"/>
          <w:rFonts w:ascii="Calibri" w:hAnsi="Calibri"/>
          <w:lang w:val="en-GB"/>
        </w:rPr>
        <w:commentReference w:id="421"/>
      </w:r>
      <w:r>
        <w:t xml:space="preserve">differences being in smaller bees, with larger bees appearing similar in ITD – body size accumulation. In hoverflies, </w:t>
      </w:r>
      <w:r w:rsidRPr="00957B91">
        <w:t xml:space="preserve">region and sex </w:t>
      </w:r>
      <w:ins w:id="422" w:author="vesna.gagic@bio.bg.ac.rs" w:date="2018-06-15T12:05:00Z">
        <w:r>
          <w:t>and</w:t>
        </w:r>
      </w:ins>
      <w:ins w:id="423" w:author="vesna.gagic@bio.bg.ac.rs" w:date="2018-06-15T12:03:00Z">
        <w:r>
          <w:t xml:space="preserve"> ITD? </w:t>
        </w:r>
      </w:ins>
      <w:r w:rsidRPr="00957B91">
        <w:t xml:space="preserve">were most predictive </w:t>
      </w:r>
      <w:r>
        <w:t>(Figure 2B, Table 3B) with no significant interaction with ITD. However, the</w:t>
      </w:r>
      <w:r w:rsidRPr="00957B91">
        <w:t xml:space="preserve"> </w:t>
      </w:r>
      <w:r>
        <w:t>best</w:t>
      </w:r>
      <w:r w:rsidRPr="00957B91">
        <w:t xml:space="preserve"> model that included subfamily </w:t>
      </w:r>
      <w:commentRangeStart w:id="424"/>
      <w:r w:rsidRPr="00957B91">
        <w:t>ranked second</w:t>
      </w:r>
      <w:r>
        <w:t xml:space="preserve">, </w:t>
      </w:r>
      <w:commentRangeEnd w:id="424"/>
      <w:r>
        <w:rPr>
          <w:rStyle w:val="CommentReference"/>
          <w:rFonts w:ascii="Calibri" w:hAnsi="Calibri"/>
          <w:lang w:val="en-GB"/>
        </w:rPr>
        <w:commentReference w:id="424"/>
      </w:r>
      <w:r>
        <w:t>suggesting the two subfamilies have different degrees of mass accumulation per unit ITD.</w:t>
      </w:r>
    </w:p>
    <w:p w:rsidR="00E71222" w:rsidRPr="00957B91" w:rsidRDefault="00E71222" w:rsidP="00CC48BB">
      <w:pPr>
        <w:spacing w:line="480" w:lineRule="auto"/>
        <w:jc w:val="both"/>
      </w:pPr>
    </w:p>
    <w:p w:rsidR="00E71222" w:rsidRPr="00957B91" w:rsidRDefault="00E71222" w:rsidP="00CC48BB">
      <w:pPr>
        <w:spacing w:line="480" w:lineRule="auto"/>
        <w:jc w:val="both"/>
      </w:pPr>
      <w:r w:rsidRPr="00957B91">
        <w:t>Phylogenetic signal was highly significant for bee ln</w:t>
      </w:r>
      <w:ins w:id="425" w:author="Nacho Bartomeus" w:date="2018-06-11T21:17:00Z">
        <w:r>
          <w:t>?</w:t>
        </w:r>
      </w:ins>
      <w:r w:rsidRPr="00957B91">
        <w:t xml:space="preserve"> body size (</w:t>
      </w:r>
      <w:r w:rsidRPr="00957B91">
        <w:rPr>
          <w:shd w:val="clear" w:color="auto" w:fill="FFFFFF"/>
        </w:rPr>
        <w:t>λ:</w:t>
      </w:r>
      <w:r w:rsidRPr="00D01638">
        <w:t xml:space="preserve"> 0.71,</w:t>
      </w:r>
      <w:r w:rsidRPr="00D01638">
        <w:rPr>
          <w:i/>
          <w:iCs/>
        </w:rPr>
        <w:t xml:space="preserve"> p</w:t>
      </w:r>
      <w:r w:rsidRPr="00D01638">
        <w:t xml:space="preserve"> &lt;0.001) (Figure 1). Larger body size was most pronounced within </w:t>
      </w:r>
      <w:r w:rsidRPr="00B77527">
        <w:t>the Apidae</w:t>
      </w:r>
      <w:r w:rsidRPr="00D121F7">
        <w:t xml:space="preserve">, the largest bee in our dataset being </w:t>
      </w:r>
      <w:r w:rsidRPr="00D121F7">
        <w:rPr>
          <w:i/>
          <w:iCs/>
        </w:rPr>
        <w:t xml:space="preserve">Xylocopa </w:t>
      </w:r>
      <w:r w:rsidRPr="00957B91">
        <w:rPr>
          <w:i/>
          <w:iCs/>
        </w:rPr>
        <w:t>frontalis</w:t>
      </w:r>
      <w:r w:rsidRPr="00957B91" w:rsidDel="007B7D28">
        <w:rPr>
          <w:i/>
          <w:iCs/>
        </w:rPr>
        <w:t xml:space="preserve"> </w:t>
      </w:r>
      <w:r w:rsidRPr="00957B91">
        <w:t xml:space="preserve">(♀ mean weight: 760.75mg). In contrast, Halictid (i.e. </w:t>
      </w:r>
      <w:r w:rsidRPr="00957B91">
        <w:rPr>
          <w:i/>
          <w:iCs/>
        </w:rPr>
        <w:t>Halictus</w:t>
      </w:r>
      <w:r w:rsidRPr="00D01638">
        <w:t xml:space="preserve">, </w:t>
      </w:r>
      <w:r w:rsidRPr="00957B91">
        <w:rPr>
          <w:i/>
          <w:iCs/>
        </w:rPr>
        <w:t>Homalictus</w:t>
      </w:r>
      <w:r w:rsidRPr="00D01638">
        <w:t xml:space="preserve"> and </w:t>
      </w:r>
      <w:r w:rsidRPr="00D01638">
        <w:rPr>
          <w:i/>
          <w:iCs/>
        </w:rPr>
        <w:t>Lasioglossum</w:t>
      </w:r>
      <w:r w:rsidRPr="00D01638">
        <w:t xml:space="preserve"> species)</w:t>
      </w:r>
      <w:r w:rsidRPr="00D01638">
        <w:rPr>
          <w:i/>
          <w:iCs/>
        </w:rPr>
        <w:t xml:space="preserve"> </w:t>
      </w:r>
      <w:r w:rsidRPr="00D01638">
        <w:t xml:space="preserve">and Colletid bees (in particular, </w:t>
      </w:r>
      <w:r w:rsidRPr="00D01638">
        <w:rPr>
          <w:i/>
          <w:iCs/>
        </w:rPr>
        <w:t>Euhesma</w:t>
      </w:r>
      <w:r w:rsidRPr="00D01638">
        <w:t xml:space="preserve"> sp. (♀ mean weight: 0.71mg, </w:t>
      </w:r>
      <w:r w:rsidRPr="00957B91">
        <w:rPr>
          <w:shd w:val="clear" w:color="auto" w:fill="FFFFFF"/>
        </w:rPr>
        <w:t xml:space="preserve">♂ </w:t>
      </w:r>
      <w:r w:rsidRPr="00D01638">
        <w:t>mean weight</w:t>
      </w:r>
      <w:r w:rsidRPr="00957B91">
        <w:rPr>
          <w:shd w:val="clear" w:color="auto" w:fill="FFFFFF"/>
        </w:rPr>
        <w:t>: 0.66mg</w:t>
      </w:r>
      <w:r w:rsidRPr="00D01638">
        <w:t xml:space="preserve">) and </w:t>
      </w:r>
      <w:r w:rsidRPr="00D01638">
        <w:rPr>
          <w:i/>
          <w:iCs/>
        </w:rPr>
        <w:t>Hylaeus</w:t>
      </w:r>
      <w:r w:rsidRPr="00D01638">
        <w:t xml:space="preserve"> (e.g. </w:t>
      </w:r>
      <w:r w:rsidRPr="00D01638">
        <w:rPr>
          <w:i/>
          <w:iCs/>
        </w:rPr>
        <w:t xml:space="preserve">Hylaeus communis </w:t>
      </w:r>
      <w:r w:rsidRPr="00D01638">
        <w:t xml:space="preserve">(♀ mean weight: 6.15mg, </w:t>
      </w:r>
      <w:r w:rsidRPr="00957B91">
        <w:rPr>
          <w:shd w:val="clear" w:color="auto" w:fill="FFFFFF"/>
        </w:rPr>
        <w:t xml:space="preserve">♂ </w:t>
      </w:r>
      <w:r w:rsidRPr="00D01638">
        <w:t>mean weight</w:t>
      </w:r>
      <w:r w:rsidRPr="00957B91">
        <w:rPr>
          <w:shd w:val="clear" w:color="auto" w:fill="FFFFFF"/>
        </w:rPr>
        <w:t>: 2.76mg</w:t>
      </w:r>
      <w:r w:rsidRPr="00D01638">
        <w:t>) were smaller than average</w:t>
      </w:r>
      <w:r>
        <w:t>.</w:t>
      </w:r>
      <w:r w:rsidRPr="00D01638">
        <w:t xml:space="preserve"> </w:t>
      </w:r>
      <w:commentRangeStart w:id="426"/>
      <w:ins w:id="427" w:author="Romina Rader" w:date="2018-06-14T16:46:00Z">
        <w:r>
          <w:t xml:space="preserve">We found similar trends using </w:t>
        </w:r>
      </w:ins>
      <w:r w:rsidRPr="00D01638">
        <w:t xml:space="preserve">PGLMM </w:t>
      </w:r>
      <w:del w:id="428" w:author="Romina Rader" w:date="2018-06-14T16:47:00Z">
        <w:r w:rsidRPr="00D01638" w:rsidDel="005029DB">
          <w:delText>found similar trends to</w:delText>
        </w:r>
      </w:del>
      <w:ins w:id="429" w:author="Romina Rader" w:date="2018-06-14T16:47:00Z">
        <w:r>
          <w:t>and</w:t>
        </w:r>
      </w:ins>
      <w:r w:rsidRPr="00D01638">
        <w:t xml:space="preserve"> GLMM analyses: regi</w:t>
      </w:r>
      <w:r w:rsidRPr="00B77527">
        <w:t xml:space="preserve">on and sex were both retained as predictors </w:t>
      </w:r>
      <w:r>
        <w:t xml:space="preserve">in </w:t>
      </w:r>
      <w:r w:rsidRPr="00B77527">
        <w:t>interact</w:t>
      </w:r>
      <w:r>
        <w:t>ion</w:t>
      </w:r>
      <w:r w:rsidRPr="00B77527">
        <w:t xml:space="preserve"> with IT.</w:t>
      </w:r>
      <w:commentRangeEnd w:id="426"/>
      <w:r>
        <w:rPr>
          <w:rStyle w:val="CommentReference"/>
          <w:rFonts w:ascii="Calibri" w:hAnsi="Calibri"/>
          <w:lang w:val="en-GB"/>
        </w:rPr>
        <w:commentReference w:id="426"/>
      </w:r>
      <w:r w:rsidRPr="00B77527">
        <w:t xml:space="preserve"> </w:t>
      </w:r>
      <w:commentRangeStart w:id="430"/>
      <w:r>
        <w:t>Interestingly</w:t>
      </w:r>
      <w:r w:rsidRPr="00D121F7">
        <w:t>, GLMM</w:t>
      </w:r>
      <w:r w:rsidRPr="00957B91">
        <w:t xml:space="preserve"> models which incorporat</w:t>
      </w:r>
      <w:r>
        <w:t>ed</w:t>
      </w:r>
      <w:r w:rsidRPr="00957B91">
        <w:t xml:space="preserve"> family along with region and sex ranked </w:t>
      </w:r>
      <w:r>
        <w:t>better</w:t>
      </w:r>
      <w:r w:rsidRPr="00957B91">
        <w:t xml:space="preserve"> </w:t>
      </w:r>
      <w:r>
        <w:t>on the basis of</w:t>
      </w:r>
      <w:r w:rsidRPr="00957B91">
        <w:t xml:space="preserve"> DIC weight</w:t>
      </w:r>
      <w:r>
        <w:t>ing</w:t>
      </w:r>
      <w:r w:rsidRPr="00957B91">
        <w:t xml:space="preserve"> </w:t>
      </w:r>
      <w:r>
        <w:t>than</w:t>
      </w:r>
      <w:r w:rsidRPr="00957B91">
        <w:t xml:space="preserve"> the best fitting PGLMM </w:t>
      </w:r>
      <w:commentRangeEnd w:id="430"/>
      <w:r>
        <w:rPr>
          <w:rStyle w:val="CommentReference"/>
          <w:rFonts w:ascii="Calibri" w:hAnsi="Calibri"/>
          <w:lang w:val="en-GB"/>
        </w:rPr>
        <w:commentReference w:id="430"/>
      </w:r>
      <w:r w:rsidRPr="00957B91">
        <w:t>(Table 2).</w:t>
      </w:r>
    </w:p>
    <w:p w:rsidR="00E71222" w:rsidRPr="00957B91" w:rsidRDefault="00E71222" w:rsidP="00CC48BB">
      <w:pPr>
        <w:spacing w:line="480" w:lineRule="auto"/>
        <w:jc w:val="both"/>
      </w:pPr>
    </w:p>
    <w:p w:rsidR="00E71222" w:rsidRPr="00D01638" w:rsidRDefault="00E71222" w:rsidP="00CC48BB">
      <w:pPr>
        <w:spacing w:line="480" w:lineRule="auto"/>
        <w:jc w:val="both"/>
      </w:pPr>
      <w:r w:rsidRPr="00957B91">
        <w:t xml:space="preserve">Cross-validation indicated that high predictive </w:t>
      </w:r>
      <w:r w:rsidRPr="00767A5D">
        <w:t xml:space="preserve">accuracy persisted across all tested models for both bees and hoverflies. Overall model performance (mean milligram error), measured as root mean square error, was </w:t>
      </w:r>
      <w:commentRangeStart w:id="431"/>
      <w:r w:rsidRPr="00767A5D">
        <w:t xml:space="preserve">higher in hoverfly models than bee models </w:t>
      </w:r>
      <w:commentRangeEnd w:id="431"/>
      <w:r>
        <w:rPr>
          <w:rStyle w:val="CommentReference"/>
          <w:rFonts w:ascii="Calibri" w:hAnsi="Calibri" w:cs="Calibri"/>
          <w:lang w:val="en-GB"/>
        </w:rPr>
        <w:commentReference w:id="431"/>
      </w:r>
      <w:r w:rsidRPr="00767A5D">
        <w:t>(</w:t>
      </w:r>
      <w:r>
        <w:t>bee</w:t>
      </w:r>
      <w:r w:rsidRPr="00767A5D">
        <w:t xml:space="preserve"> RMSE range 17.212 – 23.457mg; </w:t>
      </w:r>
      <w:r>
        <w:t>hoverfly RMSE range</w:t>
      </w:r>
      <w:r w:rsidRPr="00767A5D">
        <w:t xml:space="preserve">: 4.888mg – 5.334mg (Table 2, Figure </w:t>
      </w:r>
      <w:r>
        <w:t>3</w:t>
      </w:r>
      <w:r w:rsidRPr="00767A5D">
        <w:t>).</w:t>
      </w:r>
      <w:r w:rsidRPr="00EF228A">
        <w:t xml:space="preserve"> </w:t>
      </w:r>
      <w:commentRangeStart w:id="432"/>
      <w:r w:rsidRPr="00EF228A">
        <w:t>More complex</w:t>
      </w:r>
      <w:commentRangeEnd w:id="432"/>
      <w:r>
        <w:rPr>
          <w:rStyle w:val="CommentReference"/>
          <w:rFonts w:ascii="Calibri" w:hAnsi="Calibri"/>
          <w:lang w:val="en-GB"/>
        </w:rPr>
        <w:commentReference w:id="432"/>
      </w:r>
      <w:r w:rsidRPr="00EF228A">
        <w:t xml:space="preserve"> bee models out-performed Cane’s (1987) original equation</w:t>
      </w:r>
      <w:r>
        <w:t xml:space="preserve"> (Figure 3).</w:t>
      </w:r>
      <w:r w:rsidRPr="00EF228A">
        <w:t xml:space="preserve"> Minimal differences in model performance were observed between Cane’s (1987) equation and phylogenetic- and non-phylogenetic models which considered only ITD</w:t>
      </w:r>
      <w:r>
        <w:t xml:space="preserve">. </w:t>
      </w:r>
      <w:r w:rsidRPr="00EF228A">
        <w:t xml:space="preserve">RMSE between actual-predicted values of body size using existing body length equations were 7.99mg </w:t>
      </w:r>
      <w:r w:rsidRPr="00D01638">
        <w:sym w:font="Symbol" w:char="F0B1"/>
      </w:r>
      <w:r w:rsidRPr="00D01638">
        <w:t xml:space="preserve"> 0.69 for hoverflies and 36.36 </w:t>
      </w:r>
      <w:r w:rsidRPr="00D01638">
        <w:sym w:font="Symbol" w:char="F0B1"/>
      </w:r>
      <w:r w:rsidRPr="00D01638">
        <w:t xml:space="preserve"> 8.29 for bees, respectively.</w:t>
      </w:r>
      <w:ins w:id="433" w:author="Nacho Bartomeus" w:date="2018-06-11T21:19:00Z">
        <w:r>
          <w:t xml:space="preserve"> This section is ok, but can be presented more didactically. There are many models, so the reader need guidance on which one you are testing. Maybe name them? </w:t>
        </w:r>
      </w:ins>
    </w:p>
    <w:p w:rsidR="00E71222" w:rsidRPr="00EF228A" w:rsidRDefault="00E71222" w:rsidP="00CC48BB">
      <w:pPr>
        <w:spacing w:line="480" w:lineRule="auto"/>
        <w:jc w:val="both"/>
      </w:pPr>
    </w:p>
    <w:p w:rsidR="00E71222" w:rsidRPr="00C93E96" w:rsidRDefault="00E71222" w:rsidP="00F34E6D">
      <w:pPr>
        <w:spacing w:line="480" w:lineRule="auto"/>
        <w:jc w:val="both"/>
        <w:outlineLvl w:val="0"/>
        <w:rPr>
          <w:i/>
          <w:iCs/>
        </w:rPr>
      </w:pPr>
      <w:commentRangeStart w:id="434"/>
      <w:r w:rsidRPr="00B77527">
        <w:rPr>
          <w:i/>
          <w:iCs/>
        </w:rPr>
        <w:t>Intra-</w:t>
      </w:r>
      <w:r w:rsidRPr="00D121F7">
        <w:rPr>
          <w:i/>
          <w:iCs/>
        </w:rPr>
        <w:t>specific predictions</w:t>
      </w:r>
      <w:commentRangeEnd w:id="434"/>
      <w:r>
        <w:rPr>
          <w:rStyle w:val="CommentReference"/>
          <w:rFonts w:ascii="Calibri" w:hAnsi="Calibri" w:cs="Calibri"/>
          <w:lang w:val="en-GB"/>
        </w:rPr>
        <w:commentReference w:id="434"/>
      </w:r>
    </w:p>
    <w:p w:rsidR="00E71222" w:rsidRPr="00957B91" w:rsidRDefault="00E71222" w:rsidP="00CC48BB">
      <w:pPr>
        <w:spacing w:line="480" w:lineRule="auto"/>
        <w:jc w:val="both"/>
        <w:rPr>
          <w:i/>
          <w:iCs/>
        </w:rPr>
      </w:pPr>
    </w:p>
    <w:p w:rsidR="00E71222" w:rsidRPr="00957B91" w:rsidRDefault="00E71222" w:rsidP="00CC48BB">
      <w:pPr>
        <w:spacing w:line="480" w:lineRule="auto"/>
        <w:jc w:val="both"/>
      </w:pPr>
      <w:r w:rsidRPr="00957B91">
        <w:t xml:space="preserve">Across the five most abundant species of bees and hoverflies (females only), the strength of intraspecific predictions of body size using ITD was varied (Table </w:t>
      </w:r>
      <w:r>
        <w:t>4</w:t>
      </w:r>
      <w:r w:rsidRPr="00957B91">
        <w:t xml:space="preserve">; Figure </w:t>
      </w:r>
      <w:r>
        <w:t>4</w:t>
      </w:r>
      <w:r w:rsidRPr="00957B91">
        <w:t xml:space="preserve">). All bee species exhibited a significant relationship between ITD and </w:t>
      </w:r>
      <w:commentRangeStart w:id="435"/>
      <w:r w:rsidRPr="00957B91">
        <w:t>dry weight</w:t>
      </w:r>
      <w:commentRangeEnd w:id="435"/>
      <w:r>
        <w:rPr>
          <w:rStyle w:val="CommentReference"/>
          <w:rFonts w:ascii="Calibri" w:hAnsi="Calibri"/>
          <w:lang w:val="en-GB"/>
        </w:rPr>
        <w:commentReference w:id="435"/>
      </w:r>
      <w:r w:rsidRPr="00957B91">
        <w:t xml:space="preserve">, however </w:t>
      </w:r>
      <w:r w:rsidRPr="00957B91">
        <w:rPr>
          <w:i/>
          <w:iCs/>
        </w:rPr>
        <w:t>R</w:t>
      </w:r>
      <w:r w:rsidRPr="00957B91">
        <w:rPr>
          <w:i/>
          <w:iCs/>
          <w:vertAlign w:val="superscript"/>
        </w:rPr>
        <w:t>2</w:t>
      </w:r>
      <w:r w:rsidRPr="00957B91">
        <w:rPr>
          <w:vertAlign w:val="superscript"/>
        </w:rPr>
        <w:t xml:space="preserve"> </w:t>
      </w:r>
      <w:r w:rsidRPr="00957B91">
        <w:t xml:space="preserve">differed considerably from 0.02 in </w:t>
      </w:r>
      <w:r w:rsidRPr="00957B91">
        <w:rPr>
          <w:i/>
          <w:iCs/>
        </w:rPr>
        <w:t>Homalictus urbanus</w:t>
      </w:r>
      <w:r w:rsidRPr="00957B91">
        <w:t xml:space="preserve"> to 0.46 for </w:t>
      </w:r>
      <w:r w:rsidRPr="00957B91">
        <w:rPr>
          <w:i/>
          <w:iCs/>
        </w:rPr>
        <w:t>Lasioglossum lanarium</w:t>
      </w:r>
      <w:r w:rsidRPr="00957B91">
        <w:t xml:space="preserve"> (Table 3, Figure 3). Three of five hoverfly species, </w:t>
      </w:r>
      <w:r w:rsidRPr="00957B91">
        <w:rPr>
          <w:i/>
          <w:iCs/>
        </w:rPr>
        <w:t>Austrosyrphus</w:t>
      </w:r>
      <w:r w:rsidRPr="00957B91">
        <w:t xml:space="preserve"> sp., </w:t>
      </w:r>
      <w:r w:rsidRPr="00957B91">
        <w:rPr>
          <w:i/>
          <w:iCs/>
        </w:rPr>
        <w:t>Helophilus parallelus and Melanostoma scalare</w:t>
      </w:r>
      <w:r w:rsidRPr="00957B91">
        <w:t xml:space="preserve"> exhibited significant trends.</w:t>
      </w:r>
    </w:p>
    <w:p w:rsidR="00E71222" w:rsidRPr="00957B91" w:rsidRDefault="00E71222" w:rsidP="00CC48BB">
      <w:pPr>
        <w:spacing w:line="480" w:lineRule="auto"/>
        <w:jc w:val="both"/>
      </w:pPr>
    </w:p>
    <w:p w:rsidR="00E71222" w:rsidRPr="00957B91" w:rsidRDefault="00E71222" w:rsidP="001D1087">
      <w:pPr>
        <w:spacing w:line="480" w:lineRule="auto"/>
        <w:jc w:val="both"/>
      </w:pPr>
      <w:r w:rsidRPr="00957B91">
        <w:t>Sample size exhibited an interesting trend in relation to both ITD and dry weight. In bees, mean ITD and dry weight stabilised within the 95% confidence intervals of the total sample size with &gt;</w:t>
      </w:r>
      <w:commentRangeStart w:id="436"/>
      <w:r w:rsidRPr="00957B91">
        <w:t>20</w:t>
      </w:r>
      <w:r>
        <w:t>-30</w:t>
      </w:r>
      <w:r w:rsidRPr="00957B91">
        <w:t xml:space="preserve"> specimens </w:t>
      </w:r>
      <w:commentRangeEnd w:id="436"/>
      <w:r>
        <w:rPr>
          <w:rStyle w:val="CommentReference"/>
          <w:rFonts w:ascii="Calibri" w:hAnsi="Calibri" w:cs="Calibri"/>
          <w:lang w:val="en-GB"/>
        </w:rPr>
        <w:commentReference w:id="436"/>
      </w:r>
      <w:r w:rsidRPr="00957B91">
        <w:t>per species (Figure S1A). For hoverflies, the lower overall sample sizes of each species limited inference of sample-size / mean stabilisation (</w:t>
      </w:r>
      <w:r>
        <w:t>Figure</w:t>
      </w:r>
      <w:r w:rsidRPr="00957B91">
        <w:t xml:space="preserve"> S1B).</w:t>
      </w:r>
    </w:p>
    <w:p w:rsidR="00E71222" w:rsidRPr="00957B91" w:rsidRDefault="00E71222" w:rsidP="00CC48BB">
      <w:pPr>
        <w:spacing w:line="480" w:lineRule="auto"/>
        <w:jc w:val="both"/>
        <w:rPr>
          <w:i/>
          <w:iCs/>
        </w:rPr>
      </w:pPr>
    </w:p>
    <w:p w:rsidR="00E71222" w:rsidRPr="00957B91" w:rsidRDefault="00E71222" w:rsidP="00F34E6D">
      <w:pPr>
        <w:spacing w:line="480" w:lineRule="auto"/>
        <w:jc w:val="both"/>
        <w:outlineLvl w:val="0"/>
        <w:rPr>
          <w:i/>
          <w:iCs/>
        </w:rPr>
      </w:pPr>
      <w:r w:rsidRPr="00957B91">
        <w:rPr>
          <w:i/>
          <w:iCs/>
        </w:rPr>
        <w:t>Summary of R package functions</w:t>
      </w:r>
    </w:p>
    <w:p w:rsidR="00E71222" w:rsidRPr="00957B91" w:rsidRDefault="00E71222" w:rsidP="00CC48BB">
      <w:pPr>
        <w:spacing w:line="480" w:lineRule="auto"/>
        <w:jc w:val="both"/>
        <w:rPr>
          <w:i/>
          <w:iCs/>
        </w:rPr>
      </w:pPr>
    </w:p>
    <w:p w:rsidR="00E71222" w:rsidRPr="00957B91" w:rsidRDefault="00E71222" w:rsidP="00CC48BB">
      <w:pPr>
        <w:spacing w:line="480" w:lineRule="auto"/>
        <w:jc w:val="both"/>
      </w:pPr>
      <w:r w:rsidRPr="00957B91">
        <w:t>The accompanying R package, ‘</w:t>
      </w:r>
      <w:r w:rsidRPr="00957B91">
        <w:rPr>
          <w:i/>
          <w:iCs/>
        </w:rPr>
        <w:t>pollimetry’</w:t>
      </w:r>
      <w:r w:rsidRPr="00957B91">
        <w:t xml:space="preserve">, includes a total of X functions for estimation of pollinator body size using pre-existing equations (see Table S1 for description of collation and co-efficients) </w:t>
      </w:r>
      <w:r>
        <w:t>and</w:t>
      </w:r>
      <w:r w:rsidRPr="00957B91">
        <w:t xml:space="preserve"> our new equations (Table 1). Also included are Greenleaf et al.’s (2007) and van Nieuwstadt and Iraheta’s (1996) allometric equations for estimating bee foraging distances using ITD or head width respectively, as well as Cariveau et al’s (2016) allometric equations for estimating bee tongue length. New equations will be periodically updated</w:t>
      </w:r>
      <w:del w:id="437" w:author="Nacho Bartomeus" w:date="2018-06-11T21:22:00Z">
        <w:r w:rsidRPr="00957B91" w:rsidDel="002A7455">
          <w:delText xml:space="preserve"> (~biannually)</w:delText>
        </w:r>
      </w:del>
      <w:r w:rsidRPr="00957B91">
        <w:t xml:space="preserve"> in the form of package updates as novel data becomes available. </w:t>
      </w:r>
      <w:commentRangeStart w:id="438"/>
      <w:r w:rsidRPr="00957B91">
        <w:t>In the case of novel data from new biogeographical regions or new allometric trait evaluations, updates will be accompanied by a formal publication.</w:t>
      </w:r>
      <w:commentRangeEnd w:id="438"/>
      <w:r>
        <w:rPr>
          <w:rStyle w:val="CommentReference"/>
          <w:rFonts w:ascii="Calibri" w:hAnsi="Calibri" w:cs="Calibri"/>
          <w:lang w:val="en-GB"/>
        </w:rPr>
        <w:commentReference w:id="438"/>
      </w:r>
    </w:p>
    <w:p w:rsidR="00E71222" w:rsidRPr="00957B91" w:rsidRDefault="00E71222" w:rsidP="00CC48BB">
      <w:pPr>
        <w:jc w:val="both"/>
      </w:pPr>
    </w:p>
    <w:p w:rsidR="00E71222" w:rsidRPr="00957B91" w:rsidRDefault="00E71222" w:rsidP="00F34E6D">
      <w:pPr>
        <w:spacing w:line="480" w:lineRule="auto"/>
        <w:jc w:val="both"/>
        <w:outlineLvl w:val="0"/>
        <w:rPr>
          <w:b/>
          <w:bCs/>
          <w:sz w:val="28"/>
          <w:szCs w:val="28"/>
        </w:rPr>
      </w:pPr>
      <w:r w:rsidRPr="00957B91">
        <w:rPr>
          <w:b/>
          <w:bCs/>
          <w:sz w:val="28"/>
          <w:szCs w:val="28"/>
        </w:rPr>
        <w:t>Discussion</w:t>
      </w:r>
    </w:p>
    <w:p w:rsidR="00E71222" w:rsidRPr="00957B91" w:rsidRDefault="00E71222" w:rsidP="00CC48BB">
      <w:pPr>
        <w:spacing w:line="480" w:lineRule="auto"/>
        <w:jc w:val="both"/>
      </w:pPr>
    </w:p>
    <w:p w:rsidR="00E71222" w:rsidRDefault="00E71222" w:rsidP="00CC48BB">
      <w:pPr>
        <w:spacing w:line="480" w:lineRule="auto"/>
        <w:jc w:val="both"/>
        <w:rPr>
          <w:ins w:id="439" w:author="vesna.gagic@bio.bg.ac.rs" w:date="2018-06-15T13:04:00Z"/>
        </w:rPr>
      </w:pPr>
      <w:commentRangeStart w:id="440"/>
      <w:del w:id="441" w:author="Romina Rader" w:date="2018-06-14T16:48:00Z">
        <w:r w:rsidRPr="00957B91" w:rsidDel="00B3080E">
          <w:delText>Herein, w</w:delText>
        </w:r>
      </w:del>
      <w:ins w:id="442" w:author="Romina Rader" w:date="2018-06-14T16:48:00Z">
        <w:r>
          <w:t>W</w:t>
        </w:r>
      </w:ins>
      <w:r w:rsidRPr="00957B91">
        <w:t xml:space="preserve">e used an iterative </w:t>
      </w:r>
      <w:r w:rsidRPr="00D01638">
        <w:t>framework</w:t>
      </w:r>
      <w:commentRangeEnd w:id="440"/>
      <w:r>
        <w:rPr>
          <w:rStyle w:val="CommentReference"/>
          <w:rFonts w:ascii="Calibri" w:hAnsi="Calibri" w:cs="Calibri"/>
          <w:lang w:val="en-GB"/>
        </w:rPr>
        <w:commentReference w:id="440"/>
      </w:r>
      <w:r w:rsidRPr="00D01638">
        <w:t xml:space="preserve"> to </w:t>
      </w:r>
      <w:r w:rsidRPr="00EF228A">
        <w:t>develop and test a suite of dynamic allometric models for two key pollinating taxa, bees and hoverflies</w:t>
      </w:r>
      <w:r w:rsidRPr="00B77527">
        <w:t>. The hoverfl</w:t>
      </w:r>
      <w:r w:rsidRPr="00D121F7">
        <w:t>y</w:t>
      </w:r>
      <w:r w:rsidRPr="00C93E96">
        <w:t xml:space="preserve"> mode</w:t>
      </w:r>
      <w:r w:rsidRPr="00957B91">
        <w:t xml:space="preserve">ls represent the first predictive allometric models for this important </w:t>
      </w:r>
      <w:r>
        <w:t>pollinating</w:t>
      </w:r>
      <w:r w:rsidRPr="00957B91">
        <w:t xml:space="preserve"> group</w:t>
      </w:r>
      <w:r w:rsidRPr="00EF228A">
        <w:t>. Additionally, we present the most inclusive examination of both bee and hoverfly body variation to date</w:t>
      </w:r>
      <w:r>
        <w:t>, taking</w:t>
      </w:r>
      <w:r w:rsidRPr="00EF228A">
        <w:t xml:space="preserve"> into account </w:t>
      </w:r>
      <w:r>
        <w:t xml:space="preserve">biogeography, </w:t>
      </w:r>
      <w:r w:rsidRPr="00EF228A">
        <w:t>phylogenetic relatedness</w:t>
      </w:r>
      <w:r>
        <w:t xml:space="preserve"> and sexual dimorphism</w:t>
      </w:r>
      <w:r w:rsidRPr="00EF228A">
        <w:t xml:space="preserve">. As first </w:t>
      </w:r>
      <w:r>
        <w:t>defined</w:t>
      </w:r>
      <w:r w:rsidRPr="00EF228A">
        <w:t xml:space="preserve"> by </w:t>
      </w:r>
    </w:p>
    <w:p w:rsidR="00E71222" w:rsidRPr="00EF228A" w:rsidRDefault="00E71222" w:rsidP="00CC48BB">
      <w:pPr>
        <w:numPr>
          <w:ins w:id="443" w:author="vesna.gagic@bio.bg.ac.rs" w:date="2018-06-15T13:04:00Z"/>
        </w:numPr>
        <w:spacing w:line="480" w:lineRule="auto"/>
        <w:jc w:val="both"/>
      </w:pPr>
      <w:r w:rsidRPr="00EF228A">
        <w:t>Cane (1987)</w:t>
      </w:r>
      <w:r w:rsidRPr="00EF228A">
        <w:rPr>
          <w:rStyle w:val="CommentReference"/>
        </w:rPr>
        <w:t xml:space="preserve">, </w:t>
      </w:r>
      <w:r w:rsidRPr="00EF228A">
        <w:t xml:space="preserve">we </w:t>
      </w:r>
      <w:del w:id="444" w:author="Romina Rader" w:date="2018-06-14T16:48:00Z">
        <w:r w:rsidRPr="00EF228A" w:rsidDel="005824C5">
          <w:delText>re-iterate</w:delText>
        </w:r>
      </w:del>
      <w:ins w:id="445" w:author="Romina Rader" w:date="2018-06-14T16:48:00Z">
        <w:r>
          <w:t>confirm</w:t>
        </w:r>
      </w:ins>
      <w:r w:rsidRPr="00EF228A">
        <w:t xml:space="preserve"> the utility of the intertegular distance (ITD) in predicting interspecific body size variation</w:t>
      </w:r>
      <w:r>
        <w:t xml:space="preserve"> and</w:t>
      </w:r>
      <w:r w:rsidRPr="00EF228A">
        <w:t xml:space="preserve"> </w:t>
      </w:r>
      <w:r>
        <w:t xml:space="preserve">demonstrate its superiority over body length in predicting body size. </w:t>
      </w:r>
      <w:del w:id="446" w:author="Romina Rader" w:date="2018-06-14T16:56:00Z">
        <w:r w:rsidDel="00C22A63">
          <w:delText>However, w</w:delText>
        </w:r>
      </w:del>
      <w:ins w:id="447" w:author="Romina Rader" w:date="2018-06-14T16:56:00Z">
        <w:r>
          <w:t>W</w:t>
        </w:r>
      </w:ins>
      <w:r>
        <w:t xml:space="preserve">e </w:t>
      </w:r>
      <w:ins w:id="448" w:author="Romina Rader" w:date="2018-06-14T16:57:00Z">
        <w:r>
          <w:t xml:space="preserve">also </w:t>
        </w:r>
      </w:ins>
      <w:del w:id="449" w:author="Romina Rader" w:date="2018-06-14T16:56:00Z">
        <w:r w:rsidDel="00C22A63">
          <w:delText xml:space="preserve">do </w:delText>
        </w:r>
      </w:del>
      <w:r w:rsidRPr="00EF228A">
        <w:t xml:space="preserve">highlight its sensitivity </w:t>
      </w:r>
      <w:r>
        <w:t xml:space="preserve">to </w:t>
      </w:r>
      <w:r w:rsidRPr="00EF228A">
        <w:t xml:space="preserve">the before mentioned factors and demonstrate its </w:t>
      </w:r>
      <w:commentRangeStart w:id="450"/>
      <w:r w:rsidRPr="00EF228A">
        <w:t xml:space="preserve">unpredictability in predicting </w:t>
      </w:r>
      <w:commentRangeEnd w:id="450"/>
      <w:r>
        <w:rPr>
          <w:rStyle w:val="CommentReference"/>
          <w:rFonts w:ascii="Calibri" w:hAnsi="Calibri" w:cs="Calibri"/>
          <w:lang w:val="en-GB"/>
        </w:rPr>
        <w:commentReference w:id="450"/>
      </w:r>
      <w:r w:rsidRPr="00EF228A">
        <w:t>intraspecific body size variation. Overall, both GLMM and PGLMM model structures exhibited high predictive precision, resulting in a suite of highly applicable models for researchers worldwide</w:t>
      </w:r>
      <w:r w:rsidRPr="00D01638">
        <w:t>. By incorporating biogeograph</w:t>
      </w:r>
      <w:r>
        <w:t xml:space="preserve">ic and phylogeny or </w:t>
      </w:r>
      <w:r w:rsidRPr="00EF228A">
        <w:t>taxonomy</w:t>
      </w:r>
      <w:r>
        <w:t xml:space="preserve"> and sexual dimorphism</w:t>
      </w:r>
      <w:r w:rsidRPr="00EF228A">
        <w:t xml:space="preserve"> we improved model performance and overcame the limitations of traditional predictive allometry. These three predictors represent fundamentally</w:t>
      </w:r>
      <w:r>
        <w:t>-</w:t>
      </w:r>
      <w:r w:rsidRPr="00EF228A">
        <w:t>related causes of body size variation in pollinating insects.</w:t>
      </w:r>
    </w:p>
    <w:p w:rsidR="00E71222" w:rsidRPr="00EF228A" w:rsidRDefault="00E71222" w:rsidP="00957B91">
      <w:pPr>
        <w:tabs>
          <w:tab w:val="left" w:pos="1424"/>
        </w:tabs>
        <w:spacing w:line="480" w:lineRule="auto"/>
        <w:jc w:val="both"/>
        <w:rPr>
          <w:i/>
          <w:iCs/>
        </w:rPr>
      </w:pPr>
    </w:p>
    <w:p w:rsidR="00E71222" w:rsidRDefault="00E71222" w:rsidP="00CC48BB">
      <w:pPr>
        <w:spacing w:line="480" w:lineRule="auto"/>
        <w:jc w:val="both"/>
      </w:pPr>
      <w:commentRangeStart w:id="452"/>
      <w:r w:rsidRPr="00B77527">
        <w:t xml:space="preserve">Terrestrial invertebrates show </w:t>
      </w:r>
      <w:commentRangeEnd w:id="452"/>
      <w:r>
        <w:rPr>
          <w:rStyle w:val="CommentReference"/>
          <w:rFonts w:ascii="Calibri" w:hAnsi="Calibri" w:cs="Calibri"/>
          <w:lang w:val="en-GB"/>
        </w:rPr>
        <w:commentReference w:id="452"/>
      </w:r>
      <w:r w:rsidRPr="00B77527">
        <w:t xml:space="preserve">considerable geographic variation in </w:t>
      </w:r>
      <w:r>
        <w:t xml:space="preserve">body </w:t>
      </w:r>
      <w:r w:rsidRPr="00B77527">
        <w:t>shape</w:t>
      </w:r>
      <w:r>
        <w:t xml:space="preserve"> and size</w:t>
      </w:r>
      <w:r w:rsidRPr="00B77527">
        <w:t xml:space="preserve"> and </w:t>
      </w:r>
      <w:r w:rsidRPr="00D121F7">
        <w:t>biogeographical differences in predictive allometry are</w:t>
      </w:r>
      <w:r w:rsidRPr="00C93E96">
        <w:t xml:space="preserve"> well-established</w:t>
      </w:r>
      <w:r w:rsidRPr="00957B91">
        <w:t xml:space="preserve"> (e</w:t>
      </w:r>
      <w:r>
        <w:t>.</w:t>
      </w:r>
      <w:r w:rsidRPr="00957B91">
        <w:t xml:space="preserve">g. Martin et al. 2014). We found </w:t>
      </w:r>
      <w:del w:id="453" w:author="vesna.gagic@bio.bg.ac.rs" w:date="2018-06-18T06:13:00Z">
        <w:r w:rsidRPr="00957B91" w:rsidDel="001D45CE">
          <w:delText xml:space="preserve">significant </w:delText>
        </w:r>
      </w:del>
      <w:ins w:id="454" w:author="vesna.gagic@bio.bg.ac.rs" w:date="2018-06-18T06:14:00Z">
        <w:r>
          <w:t>that</w:t>
        </w:r>
      </w:ins>
      <w:ins w:id="455" w:author="vesna.gagic@bio.bg.ac.rs" w:date="2018-06-18T06:13:00Z">
        <w:r>
          <w:t xml:space="preserve"> </w:t>
        </w:r>
      </w:ins>
      <w:r w:rsidRPr="00957B91">
        <w:t>body size</w:t>
      </w:r>
      <w:ins w:id="456" w:author="vesna.gagic@bio.bg.ac.rs" w:date="2018-06-18T06:14:00Z">
        <w:r>
          <w:t xml:space="preserve"> and</w:t>
        </w:r>
      </w:ins>
      <w:r w:rsidRPr="00957B91">
        <w:t xml:space="preserve"> </w:t>
      </w:r>
      <w:del w:id="457" w:author="vesna.gagic@bio.bg.ac.rs" w:date="2018-06-18T06:13:00Z">
        <w:r w:rsidRPr="00957B91" w:rsidDel="001D45CE">
          <w:delText xml:space="preserve">variation in interaction with </w:delText>
        </w:r>
      </w:del>
      <w:r w:rsidRPr="00957B91">
        <w:t xml:space="preserve">ITD </w:t>
      </w:r>
      <w:ins w:id="458" w:author="vesna.gagic@bio.bg.ac.rs" w:date="2018-06-18T06:13:00Z">
        <w:r>
          <w:t xml:space="preserve">relationship </w:t>
        </w:r>
      </w:ins>
      <w:ins w:id="459" w:author="vesna.gagic@bio.bg.ac.rs" w:date="2018-06-18T06:14:00Z">
        <w:r>
          <w:t xml:space="preserve">differed </w:t>
        </w:r>
      </w:ins>
      <w:ins w:id="460" w:author="vesna.gagic@bio.bg.ac.rs" w:date="2018-06-18T06:13:00Z">
        <w:r>
          <w:t xml:space="preserve">among </w:t>
        </w:r>
      </w:ins>
      <w:del w:id="461" w:author="vesna.gagic@bio.bg.ac.rs" w:date="2018-06-18T06:14:00Z">
        <w:r w:rsidRPr="00957B91" w:rsidDel="001D45CE">
          <w:delText xml:space="preserve">between </w:delText>
        </w:r>
      </w:del>
      <w:r w:rsidRPr="00957B91">
        <w:t>all four regions</w:t>
      </w:r>
      <w:r w:rsidRPr="00D01638">
        <w:t>.</w:t>
      </w:r>
      <w:r>
        <w:t xml:space="preserve"> </w:t>
      </w:r>
      <w:commentRangeStart w:id="462"/>
      <w:r>
        <w:t>Differences</w:t>
      </w:r>
      <w:commentRangeEnd w:id="462"/>
      <w:r>
        <w:rPr>
          <w:rStyle w:val="CommentReference"/>
          <w:rFonts w:ascii="Calibri" w:hAnsi="Calibri"/>
          <w:lang w:val="en-GB"/>
        </w:rPr>
        <w:commentReference w:id="462"/>
      </w:r>
      <w:r>
        <w:t xml:space="preserve"> were most pronounced in small bee species whereas differences were constant across size classes for hoverflies. </w:t>
      </w:r>
      <w:r w:rsidRPr="00D01638">
        <w:t xml:space="preserve">The most pronounced differences in our study were between </w:t>
      </w:r>
      <w:r w:rsidRPr="00EF228A">
        <w:t xml:space="preserve">Europe and Australia and North America: </w:t>
      </w:r>
      <w:commentRangeStart w:id="463"/>
      <w:r w:rsidRPr="00EF228A">
        <w:t xml:space="preserve">both North American and European bees were heavier </w:t>
      </w:r>
      <w:r w:rsidRPr="00D01638">
        <w:t xml:space="preserve">per unit ITD </w:t>
      </w:r>
      <w:r>
        <w:t xml:space="preserve">and South America and Europe were most similar in co-variation. </w:t>
      </w:r>
      <w:commentRangeEnd w:id="463"/>
      <w:r>
        <w:rPr>
          <w:rStyle w:val="CommentReference"/>
          <w:rFonts w:ascii="Calibri" w:hAnsi="Calibri" w:cs="Calibri"/>
          <w:lang w:val="en-GB"/>
        </w:rPr>
        <w:commentReference w:id="463"/>
      </w:r>
      <w:commentRangeStart w:id="464"/>
      <w:r>
        <w:t>Interestingly, the differing slopes appears to show overlap in larger body sizes</w:t>
      </w:r>
      <w:commentRangeEnd w:id="464"/>
      <w:r>
        <w:rPr>
          <w:rStyle w:val="CommentReference"/>
          <w:rFonts w:ascii="Calibri" w:hAnsi="Calibri"/>
          <w:lang w:val="en-GB"/>
        </w:rPr>
        <w:commentReference w:id="464"/>
      </w:r>
      <w:r>
        <w:t>. These suggests there are significant constraints in the body size:ITD relationship in large-bodied bees, potentially due to the energetic requirements (I NEED A REF FOR THIS).</w:t>
      </w:r>
    </w:p>
    <w:p w:rsidR="00E71222" w:rsidRPr="00B77527" w:rsidRDefault="00E71222" w:rsidP="00CC48BB">
      <w:pPr>
        <w:spacing w:line="480" w:lineRule="auto"/>
        <w:jc w:val="both"/>
      </w:pPr>
    </w:p>
    <w:p w:rsidR="00E71222" w:rsidRPr="00D01638" w:rsidRDefault="00E71222" w:rsidP="00CF073C">
      <w:pPr>
        <w:spacing w:line="480" w:lineRule="auto"/>
        <w:jc w:val="both"/>
      </w:pPr>
      <w:r>
        <w:t xml:space="preserve">Previous studies have </w:t>
      </w:r>
      <w:r w:rsidRPr="00D121F7">
        <w:t>suggested comparable geographic regions should exhibit similar allometric coefficients (Gowing &amp; Recher 1984; Martin et al 2014)</w:t>
      </w:r>
      <w:ins w:id="465" w:author="vesna.gagic@bio.bg.ac.rs" w:date="2018-06-18T06:22:00Z">
        <w:r>
          <w:t>.</w:t>
        </w:r>
      </w:ins>
      <w:del w:id="466" w:author="vesna.gagic@bio.bg.ac.rs" w:date="2018-06-18T06:22:00Z">
        <w:r w:rsidRPr="00C93E96" w:rsidDel="00DE6E05">
          <w:delText>,</w:delText>
        </w:r>
      </w:del>
      <w:r w:rsidRPr="00C93E96">
        <w:t xml:space="preserve"> </w:t>
      </w:r>
      <w:ins w:id="467" w:author="vesna.gagic@bio.bg.ac.rs" w:date="2018-06-18T06:22:00Z">
        <w:r>
          <w:t>H</w:t>
        </w:r>
      </w:ins>
      <w:del w:id="468" w:author="vesna.gagic@bio.bg.ac.rs" w:date="2018-06-18T06:22:00Z">
        <w:r w:rsidRPr="00C93E96" w:rsidDel="00DE6E05">
          <w:delText>h</w:delText>
        </w:r>
      </w:del>
      <w:r w:rsidRPr="00C93E96">
        <w:t>owever</w:t>
      </w:r>
      <w:ins w:id="469" w:author="vesna.gagic@bio.bg.ac.rs" w:date="2018-06-18T06:22:00Z">
        <w:r>
          <w:t>,</w:t>
        </w:r>
      </w:ins>
      <w:r w:rsidRPr="00C93E96">
        <w:t xml:space="preserve"> such a claim requires comprehensive sampling within </w:t>
      </w:r>
      <w:del w:id="470" w:author="vesna.gagic@bio.bg.ac.rs" w:date="2018-06-18T06:22:00Z">
        <w:r w:rsidRPr="00957B91" w:rsidDel="00CD4188">
          <w:delText xml:space="preserve">compared </w:delText>
        </w:r>
      </w:del>
      <w:r w:rsidRPr="00957B91">
        <w:t xml:space="preserve">regions to discount sampling effects, and only one </w:t>
      </w:r>
      <w:commentRangeStart w:id="471"/>
      <w:r w:rsidRPr="00957B91">
        <w:t xml:space="preserve">prior predictive allometric </w:t>
      </w:r>
      <w:commentRangeEnd w:id="471"/>
      <w:r>
        <w:rPr>
          <w:rStyle w:val="CommentReference"/>
          <w:rFonts w:ascii="Calibri" w:hAnsi="Calibri"/>
          <w:lang w:val="en-GB"/>
        </w:rPr>
        <w:commentReference w:id="471"/>
      </w:r>
      <w:r w:rsidRPr="00957B91">
        <w:t>study examined multiple biogeographic regions in concert, albeit as individual models (Schoener 1980).</w:t>
      </w:r>
      <w:r>
        <w:t xml:space="preserve"> This</w:t>
      </w:r>
      <w:r w:rsidRPr="00D01638">
        <w:t xml:space="preserve"> study demonstrated that </w:t>
      </w:r>
      <w:r w:rsidRPr="00EF228A">
        <w:t>the influence of different biogeographic regions appears in conjunction with</w:t>
      </w:r>
      <w:r w:rsidRPr="00B77527">
        <w:t xml:space="preserve"> species evolutionary histories and</w:t>
      </w:r>
      <w:r w:rsidRPr="00D121F7">
        <w:t xml:space="preserve"> </w:t>
      </w:r>
      <w:commentRangeStart w:id="472"/>
      <w:r w:rsidRPr="00D121F7">
        <w:t>sexual dimorphism</w:t>
      </w:r>
      <w:commentRangeEnd w:id="472"/>
      <w:r>
        <w:rPr>
          <w:rStyle w:val="CommentReference"/>
          <w:rFonts w:ascii="Calibri" w:hAnsi="Calibri"/>
          <w:lang w:val="en-GB"/>
        </w:rPr>
        <w:commentReference w:id="472"/>
      </w:r>
      <w:r w:rsidRPr="00D121F7">
        <w:t>. Observed</w:t>
      </w:r>
      <w:r w:rsidRPr="00C93E96">
        <w:t xml:space="preserve"> biogeographical differences </w:t>
      </w:r>
      <w:r>
        <w:t>likely</w:t>
      </w:r>
      <w:r w:rsidRPr="00EF228A">
        <w:t xml:space="preserve"> arise from differing diversification patterns</w:t>
      </w:r>
      <w:r>
        <w:t xml:space="preserve">, </w:t>
      </w:r>
      <w:r w:rsidRPr="00EF228A">
        <w:t xml:space="preserve">and as well as from sampling biases, such as variation </w:t>
      </w:r>
      <w:r>
        <w:t xml:space="preserve">in commonality among </w:t>
      </w:r>
      <w:r w:rsidRPr="00EF228A">
        <w:t>species and the ranges of body size measured</w:t>
      </w:r>
      <w:r>
        <w:t xml:space="preserve"> (Sage </w:t>
      </w:r>
      <w:r>
        <w:fldChar w:fldCharType="begin"/>
      </w:r>
      <w:r>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fldChar w:fldCharType="end"/>
      </w:r>
      <w:r>
        <w:t>1982)</w:t>
      </w:r>
      <w:r w:rsidRPr="00EF228A">
        <w:t xml:space="preserve">. </w:t>
      </w:r>
      <w:r w:rsidRPr="00D01638">
        <w:t>Y</w:t>
      </w:r>
      <w:r w:rsidRPr="00EF228A">
        <w:t xml:space="preserve">et in both taxa, we sampled systematically across a wide range of body sizes and incorporated more species than </w:t>
      </w:r>
      <w:r>
        <w:t>most</w:t>
      </w:r>
      <w:r w:rsidRPr="00EF228A">
        <w:t xml:space="preserve"> prior allometric studies that formulated predictive models at either the superfamily or family level. Therefore, differing diversification patterns and random variation in species sampled appear central to biogeographic differences in allometric coefficient patterns in this study</w:t>
      </w:r>
      <w:r w:rsidRPr="00D01638">
        <w:t xml:space="preserve">. As a result, </w:t>
      </w:r>
      <w:commentRangeStart w:id="473"/>
      <w:r w:rsidRPr="00D01638">
        <w:t xml:space="preserve">predictive allometric model development </w:t>
      </w:r>
      <w:r w:rsidRPr="00EF228A">
        <w:t xml:space="preserve">requires large-scale efforts </w:t>
      </w:r>
      <w:commentRangeEnd w:id="473"/>
      <w:r>
        <w:rPr>
          <w:rStyle w:val="CommentReference"/>
          <w:rFonts w:ascii="Calibri" w:hAnsi="Calibri"/>
          <w:lang w:val="en-GB"/>
        </w:rPr>
        <w:commentReference w:id="473"/>
      </w:r>
      <w:r w:rsidRPr="00EF228A">
        <w:t>incorporating multiple regions, biomes and ecosystems for greater accuracy in order to develop biological hypotheses and reasoning driving observed trends</w:t>
      </w:r>
      <w:r>
        <w:t>, especially in small-bodied specimens which show the most variation</w:t>
      </w:r>
      <w:r w:rsidRPr="00EF228A">
        <w:t>.</w:t>
      </w:r>
    </w:p>
    <w:p w:rsidR="00E71222" w:rsidRPr="00EF228A" w:rsidRDefault="00E71222" w:rsidP="00CC48BB">
      <w:pPr>
        <w:spacing w:line="480" w:lineRule="auto"/>
        <w:jc w:val="both"/>
      </w:pPr>
    </w:p>
    <w:p w:rsidR="00E71222" w:rsidRPr="004A1F67" w:rsidRDefault="00E71222" w:rsidP="00CC48BB">
      <w:pPr>
        <w:spacing w:line="480" w:lineRule="auto"/>
        <w:jc w:val="both"/>
        <w:rPr>
          <w:i/>
          <w:iCs/>
        </w:rPr>
      </w:pPr>
      <w:r w:rsidRPr="00EF228A">
        <w:t>Sex was retained as an integral predictor either in addition or in interaction with ITD for both taxa</w:t>
      </w:r>
      <w:r w:rsidRPr="004A1F67">
        <w:t xml:space="preserve">. </w:t>
      </w:r>
      <w:commentRangeStart w:id="474"/>
      <w:r w:rsidRPr="004A1F67">
        <w:t>This suggests that although ITD is a robust predictive trait, other morphological aspects differ between the sexes resulting in sexual size dimorphism (SSD) in absence of ITD differences.</w:t>
      </w:r>
      <w:r w:rsidRPr="004A1F67">
        <w:rPr>
          <w:i/>
          <w:iCs/>
        </w:rPr>
        <w:t xml:space="preserve"> </w:t>
      </w:r>
      <w:commentRangeEnd w:id="474"/>
      <w:r>
        <w:rPr>
          <w:rStyle w:val="CommentReference"/>
          <w:rFonts w:ascii="Calibri" w:hAnsi="Calibri"/>
          <w:lang w:val="en-GB"/>
        </w:rPr>
        <w:commentReference w:id="474"/>
      </w:r>
      <w:r w:rsidRPr="004A1F67">
        <w:t>SSD is common among insects. In both Diptera and Hymenoptera, SSD is predominan</w:t>
      </w:r>
      <w:r w:rsidRPr="00B77527">
        <w:t xml:space="preserve">tly (&gt;80%) female-biased, including in Apoidea and Syrphidae (Shreeves and Field 2008; </w:t>
      </w:r>
      <w:r w:rsidRPr="00D121F7">
        <w:t>Francuski et al. 2011; Milankov et al. 2013</w:t>
      </w:r>
      <w:r w:rsidRPr="00C93E96">
        <w:t>)</w:t>
      </w:r>
      <w:r w:rsidRPr="00957B91">
        <w:t>. Female-biased SSD is hypothesised to be a result of the greater fitness and increased fecundity inferred by larger female body size (Teder and Tammaru 2005: Stillwell 2010). In bees, SSD is attributed to the physical requirements of nest provisioning and construction. As such, female-biased SSD is more pronounced in ground nesting and/or provisioning taxa than non-provisioning and/or cavity nesting taxa (Shreeves and Field 2008). SSD is also smaller in eusocial species (Medina et al. 2016). Furthermore, female bees exhibit specialised morphological structures for resource collection (i.e. scopal hairs and corbiculae) as well as self-preservation (i.e. a stinging ovipositor). In hoverflies</w:t>
      </w:r>
      <w:r w:rsidRPr="00D01638">
        <w:t xml:space="preserve">, SSD was </w:t>
      </w:r>
      <w:r>
        <w:t>notable, with sex retained as an important body size predictor in conjunction with ITD. There exist,</w:t>
      </w:r>
      <w:r w:rsidRPr="00D01638">
        <w:t xml:space="preserve"> however</w:t>
      </w:r>
      <w:r>
        <w:t>,</w:t>
      </w:r>
      <w:r w:rsidRPr="004A1F67">
        <w:t xml:space="preserve"> few examples of specialised morphological sexual dimorphism, other than eye shape. Our results demonstrate that ITD </w:t>
      </w:r>
      <w:r w:rsidRPr="00D01638">
        <w:t>as a predictive trait is sensitive</w:t>
      </w:r>
      <w:r w:rsidRPr="004A1F67">
        <w:t xml:space="preserve"> to sexual dimorphism</w:t>
      </w:r>
      <w:r>
        <w:t xml:space="preserve">, in </w:t>
      </w:r>
      <w:commentRangeStart w:id="475"/>
      <w:r>
        <w:t xml:space="preserve">each case as a co-variate </w:t>
      </w:r>
      <w:commentRangeEnd w:id="475"/>
      <w:r>
        <w:rPr>
          <w:rStyle w:val="CommentReference"/>
          <w:rFonts w:ascii="Calibri" w:hAnsi="Calibri"/>
          <w:lang w:val="en-GB"/>
        </w:rPr>
        <w:commentReference w:id="475"/>
      </w:r>
      <w:r>
        <w:t xml:space="preserve">and for bees in interaction with ITD, </w:t>
      </w:r>
      <w:commentRangeStart w:id="476"/>
      <w:r>
        <w:t>suggesting SSD is larger in bigger species</w:t>
      </w:r>
      <w:commentRangeEnd w:id="476"/>
      <w:r>
        <w:rPr>
          <w:rStyle w:val="CommentReference"/>
          <w:rFonts w:ascii="Calibri" w:hAnsi="Calibri"/>
          <w:lang w:val="en-GB"/>
        </w:rPr>
        <w:commentReference w:id="476"/>
      </w:r>
      <w:r>
        <w:t xml:space="preserve">. Therefore, the use of predictive allometries should consider </w:t>
      </w:r>
      <w:r w:rsidRPr="004A1F67">
        <w:t xml:space="preserve">sex, especially as </w:t>
      </w:r>
      <w:r>
        <w:t xml:space="preserve">many </w:t>
      </w:r>
      <w:r w:rsidRPr="004A1F67">
        <w:t xml:space="preserve">ecologically relevant </w:t>
      </w:r>
      <w:commentRangeStart w:id="477"/>
      <w:r w:rsidRPr="004A1F67">
        <w:t xml:space="preserve">allometric </w:t>
      </w:r>
      <w:commentRangeEnd w:id="477"/>
      <w:r>
        <w:rPr>
          <w:rStyle w:val="CommentReference"/>
          <w:rFonts w:ascii="Calibri" w:hAnsi="Calibri" w:cs="Calibri"/>
          <w:lang w:val="en-GB"/>
        </w:rPr>
        <w:commentReference w:id="477"/>
      </w:r>
      <w:r w:rsidRPr="004A1F67">
        <w:t>traits are gender-related (e.g. foraging distance).</w:t>
      </w:r>
    </w:p>
    <w:p w:rsidR="00E71222" w:rsidRPr="004A1F67" w:rsidRDefault="00E71222" w:rsidP="00CC48BB">
      <w:pPr>
        <w:spacing w:line="480" w:lineRule="auto"/>
        <w:jc w:val="both"/>
      </w:pPr>
    </w:p>
    <w:p w:rsidR="00E71222" w:rsidRPr="004A1F67" w:rsidRDefault="00E71222" w:rsidP="00CC48BB">
      <w:pPr>
        <w:spacing w:line="480" w:lineRule="auto"/>
        <w:jc w:val="both"/>
      </w:pPr>
      <w:r w:rsidRPr="00B77527">
        <w:t>Few previous studies have</w:t>
      </w:r>
      <w:r w:rsidRPr="00D121F7">
        <w:t xml:space="preserve"> assessed the utility of</w:t>
      </w:r>
      <w:r w:rsidRPr="00C93E96">
        <w:t xml:space="preserve"> predictive models </w:t>
      </w:r>
      <w:r w:rsidRPr="00957B91">
        <w:t xml:space="preserve">in describing intrageneric or intraspecific allometric traits (e.g. Hagen </w:t>
      </w:r>
      <w:r w:rsidRPr="00957B91">
        <w:fldChar w:fldCharType="begin"/>
      </w:r>
      <w:r w:rsidRPr="00957B91">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Pr="00957B91">
        <w:fldChar w:fldCharType="end"/>
      </w:r>
      <w:r w:rsidRPr="00D01638">
        <w:t>&amp; Dupont 2013; Cariveau et al. 2016).</w:t>
      </w:r>
      <w:r w:rsidRPr="00EF228A">
        <w:t xml:space="preserve"> Our results suggest intraspecific body variation is difficult t</w:t>
      </w:r>
      <w:r w:rsidRPr="004A1F67">
        <w:t>o predict accurately using co-varying traits</w:t>
      </w:r>
      <w:r>
        <w:t xml:space="preserve"> such as the</w:t>
      </w:r>
      <w:r w:rsidRPr="004A1F67">
        <w:t xml:space="preserve"> ITD. In particular, the large variation in predictive power suggests that it is sensitive to </w:t>
      </w:r>
      <w:commentRangeStart w:id="478"/>
      <w:r w:rsidRPr="004A1F67">
        <w:t>environmental conditions</w:t>
      </w:r>
      <w:commentRangeEnd w:id="478"/>
      <w:r>
        <w:rPr>
          <w:rStyle w:val="CommentReference"/>
          <w:rFonts w:ascii="Calibri" w:hAnsi="Calibri"/>
          <w:lang w:val="en-GB"/>
        </w:rPr>
        <w:commentReference w:id="478"/>
      </w:r>
      <w:r w:rsidRPr="004A1F67">
        <w:t xml:space="preserve">. Adult body size variation in holometabolous insects is a direct result of diet and environment during ontogeny and larval development (Davidowitz </w:t>
      </w:r>
      <w:r w:rsidRPr="00957B91">
        <w:fldChar w:fldCharType="begin"/>
      </w:r>
      <w:r w:rsidRPr="00957B91">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Pr="00957B91">
        <w:fldChar w:fldCharType="end"/>
      </w:r>
      <w:r w:rsidRPr="00D01638">
        <w:t>et al. 2004</w:t>
      </w:r>
      <w:r w:rsidRPr="00EF228A">
        <w:t xml:space="preserve">). Sampled specimens in many cases, came from differing environments and likely developed in </w:t>
      </w:r>
      <w:r w:rsidRPr="004A1F67">
        <w:t xml:space="preserve">disjunct conditions, as such </w:t>
      </w:r>
      <w:r>
        <w:t xml:space="preserve">they </w:t>
      </w:r>
      <w:r w:rsidRPr="004A1F67">
        <w:t xml:space="preserve">cannot be assumed to exhibit </w:t>
      </w:r>
      <w:r>
        <w:t>identical</w:t>
      </w:r>
      <w:r w:rsidRPr="004A1F67">
        <w:t xml:space="preserve"> larval-adult development. This suggest that predictive allometry is sensitive to phenotypic plasticity in body shape and size</w:t>
      </w:r>
      <w:r>
        <w:t xml:space="preserve"> however m</w:t>
      </w:r>
      <w:r w:rsidRPr="004A1F67">
        <w:t>ore detailed investigation of morphological co-variation within species is required to understand these</w:t>
      </w:r>
      <w:r>
        <w:t xml:space="preserve"> range and variation in body shape</w:t>
      </w:r>
      <w:r w:rsidRPr="004A1F67">
        <w:t xml:space="preserve"> </w:t>
      </w:r>
      <w:commentRangeStart w:id="479"/>
      <w:r w:rsidRPr="004A1F67">
        <w:t>constraints</w:t>
      </w:r>
      <w:commentRangeEnd w:id="479"/>
      <w:r>
        <w:rPr>
          <w:rStyle w:val="CommentReference"/>
          <w:rFonts w:ascii="Calibri" w:hAnsi="Calibri" w:cs="Calibri"/>
          <w:lang w:val="en-GB"/>
        </w:rPr>
        <w:commentReference w:id="479"/>
      </w:r>
      <w:r w:rsidRPr="004A1F67">
        <w:t xml:space="preserve">. </w:t>
      </w:r>
    </w:p>
    <w:p w:rsidR="00E71222" w:rsidRPr="00D01638" w:rsidRDefault="00E71222" w:rsidP="00CC48BB">
      <w:pPr>
        <w:spacing w:line="480" w:lineRule="auto"/>
        <w:jc w:val="both"/>
      </w:pPr>
    </w:p>
    <w:p w:rsidR="00E71222" w:rsidRDefault="00E71222" w:rsidP="004A1F67">
      <w:pPr>
        <w:spacing w:line="480" w:lineRule="auto"/>
        <w:jc w:val="both"/>
      </w:pPr>
      <w:r w:rsidRPr="00D01638">
        <w:t>Phylogenetic signal in body size variation</w:t>
      </w:r>
      <w:r w:rsidRPr="00EF228A">
        <w:t xml:space="preserve"> has been inferred in a number of vertebrate and invertebrate groups (see Ashton </w:t>
      </w:r>
      <w:r w:rsidRPr="00AD7F18">
        <w:fldChar w:fldCharType="begin"/>
      </w:r>
      <w:r w:rsidRPr="00AD7F18">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Pr="00AD7F18">
        <w:fldChar w:fldCharType="end"/>
      </w:r>
      <w:r w:rsidRPr="00D01638">
        <w:t xml:space="preserve">2004). Failing to account for dependent </w:t>
      </w:r>
      <w:r w:rsidRPr="00EF228A">
        <w:t xml:space="preserve">phylogenetic patterns </w:t>
      </w:r>
      <w:ins w:id="480" w:author="vesna.gagic@bio.bg.ac.rs" w:date="2018-06-18T06:58:00Z">
        <w:r>
          <w:t xml:space="preserve">is argued to </w:t>
        </w:r>
      </w:ins>
      <w:r w:rsidRPr="00EF228A">
        <w:t>heighten</w:t>
      </w:r>
      <w:del w:id="481" w:author="vesna.gagic@bio.bg.ac.rs" w:date="2018-06-18T06:59:00Z">
        <w:r w:rsidRPr="00EF228A" w:rsidDel="00EC7B6E">
          <w:delText>s</w:delText>
        </w:r>
      </w:del>
      <w:r w:rsidRPr="00EF228A">
        <w:t xml:space="preserve"> the risk of inaccurate predictions (Martins </w:t>
      </w:r>
      <w:r w:rsidRPr="00AD7F18">
        <w:fldChar w:fldCharType="begin"/>
      </w:r>
      <w:r w:rsidRPr="00AD7F18">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Pr="00AD7F18">
        <w:fldChar w:fldCharType="end"/>
      </w:r>
      <w:r w:rsidRPr="00D01638">
        <w:t xml:space="preserve">1991; Martins et al. 2002; Garland </w:t>
      </w:r>
      <w:r w:rsidRPr="00AD7F18">
        <w:fldChar w:fldCharType="begin"/>
      </w:r>
      <w:r w:rsidRPr="00AD7F18">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Pr="00AD7F18">
        <w:fldChar w:fldCharType="end"/>
      </w:r>
      <w:r w:rsidRPr="00D01638">
        <w:t xml:space="preserve">et al. 2005). </w:t>
      </w:r>
      <w:ins w:id="482" w:author="vesna.gagic@bio.bg.ac.rs" w:date="2018-06-18T06:59:00Z">
        <w:r>
          <w:t xml:space="preserve">In our study, </w:t>
        </w:r>
      </w:ins>
      <w:r>
        <w:t xml:space="preserve">PGLMM and GLMM models were comparable in terms of </w:t>
      </w:r>
      <w:commentRangeStart w:id="483"/>
      <w:r>
        <w:t>model performance</w:t>
      </w:r>
      <w:commentRangeEnd w:id="483"/>
      <w:r>
        <w:rPr>
          <w:rStyle w:val="CommentReference"/>
          <w:rFonts w:ascii="Calibri" w:hAnsi="Calibri"/>
          <w:lang w:val="en-GB"/>
        </w:rPr>
        <w:commentReference w:id="483"/>
      </w:r>
      <w:r>
        <w:t xml:space="preserve">. Interestingly, GLMM models incorporating taxonomy over phylogeny ranked higher in terms of DIC, </w:t>
      </w:r>
      <w:commentRangeStart w:id="484"/>
      <w:r>
        <w:t>demonstrating the differences at the familial level in allometric variation</w:t>
      </w:r>
      <w:commentRangeEnd w:id="484"/>
      <w:r>
        <w:rPr>
          <w:rStyle w:val="CommentReference"/>
          <w:rFonts w:ascii="Calibri" w:hAnsi="Calibri"/>
          <w:lang w:val="en-GB"/>
        </w:rPr>
        <w:commentReference w:id="484"/>
      </w:r>
      <w:r>
        <w:t>. For prediction, GLMM models are more practical than phylogenetic structures as they do not require a complete phylogeny</w:t>
      </w:r>
      <w:ins w:id="485" w:author="Nacho Bartomeus" w:date="2018-06-12T00:02:00Z">
        <w:r>
          <w:t xml:space="preserve"> (i.e. you can predict a species outside the used phylogeny)</w:t>
        </w:r>
      </w:ins>
      <w:r>
        <w:t>. Further an advantage of using taxonomic grouping over phylogeny is that they provide easy-to-interpret regression intercepts and/or slopes. Therefore,</w:t>
      </w:r>
      <w:r w:rsidRPr="004A1F67">
        <w:t xml:space="preserve"> incorporating taxonomy represents a beneficial </w:t>
      </w:r>
      <w:commentRangeStart w:id="486"/>
      <w:r w:rsidRPr="004A1F67">
        <w:t>compromise</w:t>
      </w:r>
      <w:commentRangeEnd w:id="486"/>
      <w:r>
        <w:rPr>
          <w:rStyle w:val="CommentReference"/>
          <w:rFonts w:ascii="Calibri" w:hAnsi="Calibri"/>
          <w:lang w:val="en-GB"/>
        </w:rPr>
        <w:commentReference w:id="486"/>
      </w:r>
      <w:r>
        <w:t xml:space="preserve"> </w:t>
      </w:r>
      <w:r w:rsidRPr="004A1F67">
        <w:t xml:space="preserve">where phylogenetic information is unavailable. </w:t>
      </w:r>
      <w:r>
        <w:t xml:space="preserve">However, </w:t>
      </w:r>
      <w:r w:rsidRPr="004A1F67">
        <w:t>in hoverflies, including subfamily was less informative in describing body size variation</w:t>
      </w:r>
      <w:r>
        <w:t>, potentially due to their lower taxonomic ranking</w:t>
      </w:r>
      <w:r w:rsidRPr="004A1F67">
        <w:t>. Our results suggest that the prior use of taxonomy as a phylogenetic proxy</w:t>
      </w:r>
      <w:r>
        <w:t xml:space="preserve"> </w:t>
      </w:r>
      <w:commentRangeStart w:id="487"/>
      <w:r>
        <w:t>(</w:t>
      </w:r>
      <w:r w:rsidRPr="004A1F67">
        <w:t>Cariveau et al. 2016</w:t>
      </w:r>
      <w:commentRangeEnd w:id="487"/>
      <w:r>
        <w:rPr>
          <w:rStyle w:val="CommentReference"/>
          <w:rFonts w:ascii="Calibri" w:hAnsi="Calibri"/>
          <w:lang w:val="en-GB"/>
        </w:rPr>
        <w:commentReference w:id="487"/>
      </w:r>
      <w:r w:rsidRPr="004A1F67">
        <w:t xml:space="preserve">) is </w:t>
      </w:r>
      <w:r>
        <w:t>predictively</w:t>
      </w:r>
      <w:r w:rsidRPr="004A1F67">
        <w:t xml:space="preserve"> equivalent to incorporating phylogeny </w:t>
      </w:r>
      <w:r>
        <w:t xml:space="preserve">in examining </w:t>
      </w:r>
      <w:r w:rsidRPr="004A1F67">
        <w:t>bee allometry.</w:t>
      </w:r>
    </w:p>
    <w:p w:rsidR="00E71222" w:rsidRPr="00D01638" w:rsidRDefault="00E71222" w:rsidP="004A1F67">
      <w:pPr>
        <w:spacing w:line="480" w:lineRule="auto"/>
        <w:jc w:val="both"/>
      </w:pPr>
    </w:p>
    <w:p w:rsidR="00E71222" w:rsidRPr="00AD7F18" w:rsidRDefault="00E71222" w:rsidP="00837BEA">
      <w:pPr>
        <w:spacing w:line="480" w:lineRule="auto"/>
        <w:jc w:val="both"/>
      </w:pPr>
      <w:r>
        <w:t xml:space="preserve">By utilising cross-validation techniques and considering </w:t>
      </w:r>
      <w:r w:rsidRPr="00EF228A">
        <w:t>multiple metrics (</w:t>
      </w:r>
      <w:r>
        <w:t xml:space="preserve">i.e. </w:t>
      </w:r>
      <w:r w:rsidRPr="00EF228A">
        <w:t>D</w:t>
      </w:r>
      <w:r w:rsidRPr="004A1F67">
        <w:t>IC</w:t>
      </w:r>
      <w:r>
        <w:t xml:space="preserve"> in model selection and</w:t>
      </w:r>
      <w:r w:rsidRPr="004A1F67">
        <w:t xml:space="preserve"> RMSE</w:t>
      </w:r>
      <w:r>
        <w:t xml:space="preserve"> in model performance), we provide multiple, near-equally accurate predictive models.</w:t>
      </w:r>
      <w:r w:rsidRPr="00AD7F18">
        <w:t xml:space="preserve"> </w:t>
      </w:r>
      <w:r w:rsidRPr="00957B91">
        <w:t>Sampling regimes and research questions may not garner investigation of sex-related allometric differences and will occur outside the included biogeographic regions.</w:t>
      </w:r>
      <w:r>
        <w:t xml:space="preserve"> Therefore, </w:t>
      </w:r>
      <w:r w:rsidRPr="00EF228A">
        <w:t xml:space="preserve">disseminating the </w:t>
      </w:r>
      <w:r w:rsidRPr="004A1F67">
        <w:t xml:space="preserve">most </w:t>
      </w:r>
      <w:r>
        <w:t>appropriate allometric</w:t>
      </w:r>
      <w:r w:rsidRPr="004A1F67">
        <w:t xml:space="preserve"> model becomes a hypothesis-driven formula</w:t>
      </w:r>
      <w:r>
        <w:t xml:space="preserve"> that, to begin with, should consider and then potentially discount each examined factor</w:t>
      </w:r>
      <w:r w:rsidRPr="004A1F67">
        <w:t>.</w:t>
      </w:r>
      <w:r w:rsidRPr="00AD7F18">
        <w:t xml:space="preserve"> </w:t>
      </w:r>
      <w:r w:rsidRPr="00D01638">
        <w:t>In essence, predictive allometry requires acceptance of multiple models as equal-best or ‘most accurate’,</w:t>
      </w:r>
      <w:r w:rsidRPr="004A1F67">
        <w:t xml:space="preserve"> with model choice and usage becoming the decision of the end-user and based on the aims of the proposed </w:t>
      </w:r>
      <w:commentRangeStart w:id="488"/>
      <w:r w:rsidRPr="004A1F67">
        <w:t>study</w:t>
      </w:r>
      <w:commentRangeEnd w:id="488"/>
      <w:r>
        <w:rPr>
          <w:rStyle w:val="CommentReference"/>
          <w:rFonts w:ascii="Calibri" w:hAnsi="Calibri" w:cs="Calibri"/>
          <w:lang w:val="en-GB"/>
        </w:rPr>
        <w:commentReference w:id="488"/>
      </w:r>
      <w:r w:rsidRPr="004A1F67">
        <w:t>.</w:t>
      </w:r>
    </w:p>
    <w:p w:rsidR="00E71222" w:rsidRPr="00B77527" w:rsidRDefault="00E71222" w:rsidP="00CC48BB">
      <w:pPr>
        <w:spacing w:line="480" w:lineRule="auto"/>
        <w:jc w:val="both"/>
      </w:pPr>
    </w:p>
    <w:p w:rsidR="00E71222" w:rsidRPr="00AD7F18" w:rsidRDefault="00E71222" w:rsidP="00CC48BB">
      <w:pPr>
        <w:spacing w:line="480" w:lineRule="auto"/>
        <w:jc w:val="both"/>
      </w:pPr>
      <w:r w:rsidRPr="00B77527">
        <w:t>The accompanying R package, “pollimetry”, provides a user-friendly interface to estimate pollinator body size</w:t>
      </w:r>
      <w:r w:rsidRPr="00D121F7">
        <w:t xml:space="preserve"> and </w:t>
      </w:r>
      <w:r w:rsidRPr="00957B91">
        <w:t xml:space="preserve">modelled allometric traits. </w:t>
      </w:r>
      <w:r>
        <w:t>P</w:t>
      </w:r>
      <w:r w:rsidRPr="00837BEA">
        <w:t>ractical</w:t>
      </w:r>
      <w:r w:rsidRPr="00D01638">
        <w:t xml:space="preserve"> predictive allometri</w:t>
      </w:r>
      <w:r>
        <w:t>c libraries</w:t>
      </w:r>
      <w:r w:rsidRPr="00D01638">
        <w:t xml:space="preserve"> require</w:t>
      </w:r>
      <w:r w:rsidRPr="00EF228A">
        <w:t xml:space="preserve"> multiple reduced models</w:t>
      </w:r>
      <w:r w:rsidRPr="004A1F67">
        <w:t xml:space="preserve"> that will continue to be updated as novel data becomes available. This</w:t>
      </w:r>
      <w:r w:rsidRPr="00B77527">
        <w:t xml:space="preserve"> will enable </w:t>
      </w:r>
      <w:r>
        <w:t xml:space="preserve">the </w:t>
      </w:r>
      <w:r w:rsidRPr="00B77527">
        <w:t>investigation and re-evaluation of other allometric traits at both intra</w:t>
      </w:r>
      <w:r w:rsidRPr="00D121F7">
        <w:t>-</w:t>
      </w:r>
      <w:r w:rsidRPr="00C93E96">
        <w:t xml:space="preserve"> or inter</w:t>
      </w:r>
      <w:r w:rsidRPr="00957B91">
        <w:t xml:space="preserve">-specific levels with greater accuracy. The consequence of size is ubiquitous within pollination </w:t>
      </w:r>
      <w:r w:rsidRPr="00AD7F18">
        <w:t xml:space="preserve">research, yet few have utilised allometric theory in studying pollinating taxa beyond bees. The </w:t>
      </w:r>
      <w:r>
        <w:t>iterative</w:t>
      </w:r>
      <w:r w:rsidRPr="00AD7F18">
        <w:t xml:space="preserve"> framework </w:t>
      </w:r>
      <w:r>
        <w:t xml:space="preserve">used herein </w:t>
      </w:r>
      <w:r w:rsidRPr="00AD7F18">
        <w:t>heralds a dynamic new direction for predictive allometry and should provide greater prediction through hypothesis-led model choice, testing and investigation in allometric research.</w:t>
      </w:r>
    </w:p>
    <w:p w:rsidR="00E71222" w:rsidRPr="00AD7F18" w:rsidRDefault="00E71222">
      <w:r w:rsidRPr="00AD7F18">
        <w:br w:type="page"/>
      </w:r>
    </w:p>
    <w:p w:rsidR="00E71222" w:rsidRPr="00837BEA" w:rsidRDefault="00E71222" w:rsidP="00FD24FB">
      <w:pPr>
        <w:spacing w:line="480" w:lineRule="auto"/>
        <w:jc w:val="both"/>
      </w:pPr>
      <w:r w:rsidRPr="00837BEA">
        <w:t xml:space="preserve">Table 1. Distribution of </w:t>
      </w:r>
      <w:r>
        <w:t>included</w:t>
      </w:r>
      <w:r w:rsidRPr="00837BEA">
        <w:t xml:space="preserve"> specimens. Numbers in parenthesis denote total specimens and species per country, family and/or subfamily.</w:t>
      </w:r>
    </w:p>
    <w:tbl>
      <w:tblPr>
        <w:tblW w:w="8364" w:type="dxa"/>
        <w:jc w:val="center"/>
        <w:tblBorders>
          <w:top w:val="single" w:sz="4" w:space="0" w:color="auto"/>
          <w:bottom w:val="single" w:sz="4" w:space="0" w:color="auto"/>
          <w:insideH w:val="single" w:sz="4" w:space="0" w:color="auto"/>
        </w:tblBorders>
        <w:tblLayout w:type="fixed"/>
        <w:tblLook w:val="00A0"/>
      </w:tblPr>
      <w:tblGrid>
        <w:gridCol w:w="851"/>
        <w:gridCol w:w="1276"/>
        <w:gridCol w:w="1695"/>
        <w:gridCol w:w="1582"/>
        <w:gridCol w:w="2960"/>
      </w:tblGrid>
      <w:tr w:rsidR="00E71222" w:rsidRPr="00837BEA">
        <w:trPr>
          <w:jc w:val="center"/>
        </w:trPr>
        <w:tc>
          <w:tcPr>
            <w:tcW w:w="851" w:type="dxa"/>
            <w:tcBorders>
              <w:top w:val="double" w:sz="4" w:space="0" w:color="auto"/>
              <w:bottom w:val="double" w:sz="4" w:space="0" w:color="auto"/>
            </w:tcBorders>
          </w:tcPr>
          <w:p w:rsidR="00E71222" w:rsidRPr="00837BEA" w:rsidRDefault="00E71222" w:rsidP="0053742B">
            <w:pPr>
              <w:spacing w:line="276" w:lineRule="auto"/>
              <w:rPr>
                <w:sz w:val="20"/>
                <w:szCs w:val="20"/>
              </w:rPr>
            </w:pPr>
            <w:r w:rsidRPr="00837BEA">
              <w:rPr>
                <w:sz w:val="20"/>
                <w:szCs w:val="20"/>
              </w:rPr>
              <w:t>Taxa</w:t>
            </w:r>
          </w:p>
        </w:tc>
        <w:tc>
          <w:tcPr>
            <w:tcW w:w="1276" w:type="dxa"/>
            <w:tcBorders>
              <w:top w:val="double" w:sz="4" w:space="0" w:color="auto"/>
              <w:bottom w:val="double" w:sz="4" w:space="0" w:color="auto"/>
            </w:tcBorders>
          </w:tcPr>
          <w:p w:rsidR="00E71222" w:rsidRPr="00837BEA" w:rsidRDefault="00E71222" w:rsidP="0053742B">
            <w:pPr>
              <w:spacing w:line="276" w:lineRule="auto"/>
              <w:rPr>
                <w:sz w:val="20"/>
                <w:szCs w:val="20"/>
              </w:rPr>
            </w:pPr>
            <w:r w:rsidRPr="00837BEA">
              <w:rPr>
                <w:sz w:val="20"/>
                <w:szCs w:val="20"/>
              </w:rPr>
              <w:t>Region</w:t>
            </w:r>
          </w:p>
        </w:tc>
        <w:tc>
          <w:tcPr>
            <w:tcW w:w="1695" w:type="dxa"/>
            <w:tcBorders>
              <w:top w:val="double" w:sz="4" w:space="0" w:color="auto"/>
              <w:bottom w:val="double" w:sz="4" w:space="0" w:color="auto"/>
            </w:tcBorders>
          </w:tcPr>
          <w:p w:rsidR="00E71222" w:rsidRPr="00837BEA" w:rsidRDefault="00E71222" w:rsidP="0053742B">
            <w:pPr>
              <w:spacing w:line="276" w:lineRule="auto"/>
              <w:rPr>
                <w:sz w:val="20"/>
                <w:szCs w:val="20"/>
              </w:rPr>
            </w:pPr>
            <w:r w:rsidRPr="00837BEA">
              <w:rPr>
                <w:sz w:val="20"/>
                <w:szCs w:val="20"/>
              </w:rPr>
              <w:t>Country</w:t>
            </w:r>
          </w:p>
        </w:tc>
        <w:tc>
          <w:tcPr>
            <w:tcW w:w="1582" w:type="dxa"/>
            <w:tcBorders>
              <w:top w:val="double" w:sz="4" w:space="0" w:color="auto"/>
              <w:bottom w:val="double" w:sz="4" w:space="0" w:color="auto"/>
            </w:tcBorders>
          </w:tcPr>
          <w:p w:rsidR="00E71222" w:rsidRPr="00837BEA" w:rsidRDefault="00E71222" w:rsidP="0053742B">
            <w:pPr>
              <w:spacing w:line="276" w:lineRule="auto"/>
              <w:rPr>
                <w:sz w:val="20"/>
                <w:szCs w:val="20"/>
              </w:rPr>
            </w:pPr>
            <w:r w:rsidRPr="00837BEA">
              <w:rPr>
                <w:sz w:val="20"/>
                <w:szCs w:val="20"/>
              </w:rPr>
              <w:t>Family</w:t>
            </w:r>
          </w:p>
        </w:tc>
        <w:tc>
          <w:tcPr>
            <w:tcW w:w="2960" w:type="dxa"/>
            <w:tcBorders>
              <w:top w:val="double" w:sz="4" w:space="0" w:color="auto"/>
              <w:bottom w:val="double" w:sz="4" w:space="0" w:color="auto"/>
            </w:tcBorders>
          </w:tcPr>
          <w:p w:rsidR="00E71222" w:rsidRPr="00837BEA" w:rsidRDefault="00E71222" w:rsidP="0053742B">
            <w:pPr>
              <w:spacing w:line="276" w:lineRule="auto"/>
              <w:rPr>
                <w:sz w:val="20"/>
                <w:szCs w:val="20"/>
              </w:rPr>
            </w:pPr>
            <w:r w:rsidRPr="00837BEA">
              <w:rPr>
                <w:sz w:val="20"/>
                <w:szCs w:val="20"/>
              </w:rPr>
              <w:t>Subfamily</w:t>
            </w:r>
          </w:p>
        </w:tc>
      </w:tr>
      <w:tr w:rsidR="00E71222" w:rsidRPr="00837BEA">
        <w:trPr>
          <w:jc w:val="center"/>
        </w:trPr>
        <w:tc>
          <w:tcPr>
            <w:tcW w:w="851"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Bee</w:t>
            </w:r>
          </w:p>
        </w:tc>
        <w:tc>
          <w:tcPr>
            <w:tcW w:w="1276"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Australasia</w:t>
            </w:r>
          </w:p>
        </w:tc>
        <w:tc>
          <w:tcPr>
            <w:tcW w:w="1695"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Australia (899, 93)</w:t>
            </w:r>
          </w:p>
        </w:tc>
        <w:tc>
          <w:tcPr>
            <w:tcW w:w="1582"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Apidae (185, 20)</w:t>
            </w:r>
          </w:p>
          <w:p w:rsidR="00E71222" w:rsidRPr="00837BEA" w:rsidRDefault="00E71222" w:rsidP="0053742B">
            <w:pPr>
              <w:spacing w:line="276" w:lineRule="auto"/>
              <w:rPr>
                <w:sz w:val="16"/>
                <w:szCs w:val="16"/>
              </w:rPr>
            </w:pPr>
            <w:r w:rsidRPr="00837BEA">
              <w:rPr>
                <w:sz w:val="16"/>
                <w:szCs w:val="16"/>
              </w:rPr>
              <w:t>Colletidae (130, 15)</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Halictidae (519, 38)</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Megachilidae</w:t>
            </w:r>
          </w:p>
        </w:tc>
        <w:tc>
          <w:tcPr>
            <w:tcW w:w="2960"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Apinae (125, 13), Xylocopinae (60, 7)</w:t>
            </w:r>
          </w:p>
          <w:p w:rsidR="00E71222" w:rsidRPr="00837BEA" w:rsidRDefault="00E71222" w:rsidP="0053742B">
            <w:pPr>
              <w:spacing w:line="276" w:lineRule="auto"/>
              <w:rPr>
                <w:sz w:val="16"/>
                <w:szCs w:val="16"/>
              </w:rPr>
            </w:pPr>
            <w:r w:rsidRPr="00837BEA">
              <w:rPr>
                <w:sz w:val="16"/>
                <w:szCs w:val="16"/>
              </w:rPr>
              <w:t>Colletinae (76, 7), Euryglossinae (49, 3)</w:t>
            </w:r>
          </w:p>
          <w:p w:rsidR="00E71222" w:rsidRPr="00837BEA" w:rsidRDefault="00E71222" w:rsidP="0053742B">
            <w:pPr>
              <w:spacing w:line="276" w:lineRule="auto"/>
              <w:rPr>
                <w:sz w:val="16"/>
                <w:szCs w:val="16"/>
              </w:rPr>
            </w:pPr>
            <w:r w:rsidRPr="00837BEA">
              <w:rPr>
                <w:sz w:val="16"/>
                <w:szCs w:val="16"/>
              </w:rPr>
              <w:t>Hylaeinae (5, 5)</w:t>
            </w:r>
          </w:p>
          <w:p w:rsidR="00E71222" w:rsidRPr="00837BEA" w:rsidRDefault="00E71222" w:rsidP="0053742B">
            <w:pPr>
              <w:spacing w:line="276" w:lineRule="auto"/>
              <w:rPr>
                <w:sz w:val="16"/>
                <w:szCs w:val="16"/>
              </w:rPr>
            </w:pPr>
            <w:r w:rsidRPr="00837BEA">
              <w:rPr>
                <w:sz w:val="16"/>
                <w:szCs w:val="16"/>
              </w:rPr>
              <w:t>Halictinae (441, 25)</w:t>
            </w:r>
          </w:p>
          <w:p w:rsidR="00E71222" w:rsidRPr="00837BEA" w:rsidRDefault="00E71222" w:rsidP="0053742B">
            <w:pPr>
              <w:spacing w:line="276" w:lineRule="auto"/>
              <w:rPr>
                <w:sz w:val="16"/>
                <w:szCs w:val="16"/>
              </w:rPr>
            </w:pPr>
            <w:r w:rsidRPr="00837BEA">
              <w:rPr>
                <w:sz w:val="16"/>
                <w:szCs w:val="16"/>
              </w:rPr>
              <w:t>Nomiinae (78, 13)</w:t>
            </w:r>
          </w:p>
          <w:p w:rsidR="00E71222" w:rsidRPr="00837BEA" w:rsidRDefault="00E71222" w:rsidP="0053742B">
            <w:pPr>
              <w:spacing w:line="276" w:lineRule="auto"/>
              <w:rPr>
                <w:sz w:val="16"/>
                <w:szCs w:val="16"/>
              </w:rPr>
            </w:pPr>
            <w:r w:rsidRPr="00837BEA">
              <w:rPr>
                <w:sz w:val="16"/>
                <w:szCs w:val="16"/>
              </w:rPr>
              <w:t>Megachilinae (65, 20)</w:t>
            </w:r>
          </w:p>
        </w:tc>
      </w:tr>
      <w:tr w:rsidR="00E71222" w:rsidRPr="00837BEA">
        <w:trPr>
          <w:jc w:val="center"/>
        </w:trPr>
        <w:tc>
          <w:tcPr>
            <w:tcW w:w="851" w:type="dxa"/>
            <w:tcBorders>
              <w:bottom w:val="nil"/>
            </w:tcBorders>
          </w:tcPr>
          <w:p w:rsidR="00E71222" w:rsidRPr="00837BEA" w:rsidRDefault="00E71222" w:rsidP="0053742B">
            <w:pPr>
              <w:spacing w:line="276" w:lineRule="auto"/>
              <w:rPr>
                <w:sz w:val="16"/>
                <w:szCs w:val="16"/>
              </w:rPr>
            </w:pPr>
          </w:p>
        </w:tc>
        <w:tc>
          <w:tcPr>
            <w:tcW w:w="1276" w:type="dxa"/>
            <w:tcBorders>
              <w:bottom w:val="nil"/>
            </w:tcBorders>
          </w:tcPr>
          <w:p w:rsidR="00E71222" w:rsidRPr="00837BEA" w:rsidRDefault="00E71222" w:rsidP="0053742B">
            <w:pPr>
              <w:spacing w:line="276" w:lineRule="auto"/>
              <w:rPr>
                <w:sz w:val="16"/>
                <w:szCs w:val="16"/>
              </w:rPr>
            </w:pPr>
            <w:r w:rsidRPr="00837BEA">
              <w:rPr>
                <w:sz w:val="16"/>
                <w:szCs w:val="16"/>
              </w:rPr>
              <w:t>Europe</w:t>
            </w:r>
          </w:p>
        </w:tc>
        <w:tc>
          <w:tcPr>
            <w:tcW w:w="1695" w:type="dxa"/>
            <w:tcBorders>
              <w:bottom w:val="nil"/>
            </w:tcBorders>
          </w:tcPr>
          <w:p w:rsidR="00E71222" w:rsidRPr="00837BEA" w:rsidRDefault="00E71222" w:rsidP="0053742B">
            <w:pPr>
              <w:spacing w:line="276" w:lineRule="auto"/>
              <w:rPr>
                <w:sz w:val="16"/>
                <w:szCs w:val="16"/>
              </w:rPr>
            </w:pPr>
            <w:r w:rsidRPr="00837BEA">
              <w:rPr>
                <w:sz w:val="16"/>
                <w:szCs w:val="16"/>
              </w:rPr>
              <w:t>Belgium (703, 49)</w:t>
            </w:r>
          </w:p>
        </w:tc>
        <w:tc>
          <w:tcPr>
            <w:tcW w:w="1582" w:type="dxa"/>
            <w:tcBorders>
              <w:bottom w:val="nil"/>
            </w:tcBorders>
          </w:tcPr>
          <w:p w:rsidR="00E71222" w:rsidRPr="00837BEA" w:rsidRDefault="00E71222" w:rsidP="0053742B">
            <w:pPr>
              <w:spacing w:line="276" w:lineRule="auto"/>
              <w:rPr>
                <w:sz w:val="16"/>
                <w:szCs w:val="16"/>
              </w:rPr>
            </w:pPr>
            <w:r w:rsidRPr="00837BEA">
              <w:rPr>
                <w:sz w:val="16"/>
                <w:szCs w:val="16"/>
              </w:rPr>
              <w:t>Andrenidae</w:t>
            </w:r>
          </w:p>
          <w:p w:rsidR="00E71222" w:rsidRPr="00837BEA" w:rsidRDefault="00E71222" w:rsidP="0053742B">
            <w:pPr>
              <w:spacing w:line="276" w:lineRule="auto"/>
              <w:rPr>
                <w:sz w:val="16"/>
                <w:szCs w:val="16"/>
              </w:rPr>
            </w:pPr>
            <w:r w:rsidRPr="00837BEA">
              <w:rPr>
                <w:sz w:val="16"/>
                <w:szCs w:val="16"/>
              </w:rPr>
              <w:t>Apidae (242)</w:t>
            </w:r>
          </w:p>
          <w:p w:rsidR="00E71222" w:rsidRPr="00837BEA" w:rsidRDefault="00E71222" w:rsidP="0053742B">
            <w:pPr>
              <w:spacing w:line="276" w:lineRule="auto"/>
              <w:rPr>
                <w:sz w:val="16"/>
                <w:szCs w:val="16"/>
              </w:rPr>
            </w:pPr>
            <w:r w:rsidRPr="00837BEA">
              <w:rPr>
                <w:sz w:val="16"/>
                <w:szCs w:val="16"/>
              </w:rPr>
              <w:t>Halictidae</w:t>
            </w:r>
          </w:p>
          <w:p w:rsidR="00E71222" w:rsidRPr="00837BEA" w:rsidRDefault="00E71222" w:rsidP="0053742B">
            <w:pPr>
              <w:spacing w:line="276" w:lineRule="auto"/>
              <w:rPr>
                <w:sz w:val="16"/>
                <w:szCs w:val="16"/>
              </w:rPr>
            </w:pPr>
            <w:r w:rsidRPr="00837BEA">
              <w:rPr>
                <w:sz w:val="16"/>
                <w:szCs w:val="16"/>
              </w:rPr>
              <w:t>Megachilidae</w:t>
            </w:r>
          </w:p>
          <w:p w:rsidR="00E71222" w:rsidRPr="00837BEA" w:rsidRDefault="00E71222" w:rsidP="0053742B">
            <w:pPr>
              <w:spacing w:line="276" w:lineRule="auto"/>
              <w:rPr>
                <w:sz w:val="16"/>
                <w:szCs w:val="16"/>
              </w:rPr>
            </w:pPr>
            <w:r w:rsidRPr="00837BEA">
              <w:rPr>
                <w:sz w:val="16"/>
                <w:szCs w:val="16"/>
              </w:rPr>
              <w:t>Melittidae (14)</w:t>
            </w:r>
          </w:p>
        </w:tc>
        <w:tc>
          <w:tcPr>
            <w:tcW w:w="2960" w:type="dxa"/>
            <w:tcBorders>
              <w:bottom w:val="nil"/>
            </w:tcBorders>
          </w:tcPr>
          <w:p w:rsidR="00E71222" w:rsidRPr="00837BEA" w:rsidRDefault="00E71222" w:rsidP="0053742B">
            <w:pPr>
              <w:spacing w:line="276" w:lineRule="auto"/>
              <w:rPr>
                <w:sz w:val="16"/>
                <w:szCs w:val="16"/>
              </w:rPr>
            </w:pPr>
            <w:r w:rsidRPr="00837BEA">
              <w:rPr>
                <w:sz w:val="16"/>
                <w:szCs w:val="16"/>
              </w:rPr>
              <w:t>Andreninae (253, 15)</w:t>
            </w:r>
          </w:p>
          <w:p w:rsidR="00E71222" w:rsidRPr="00837BEA" w:rsidRDefault="00E71222" w:rsidP="0053742B">
            <w:pPr>
              <w:spacing w:line="276" w:lineRule="auto"/>
              <w:rPr>
                <w:sz w:val="16"/>
                <w:szCs w:val="16"/>
              </w:rPr>
            </w:pPr>
            <w:r w:rsidRPr="00837BEA">
              <w:rPr>
                <w:sz w:val="16"/>
                <w:szCs w:val="16"/>
              </w:rPr>
              <w:t>Apinae (192, 9), Nomadinae (50, 4)</w:t>
            </w:r>
          </w:p>
          <w:p w:rsidR="00E71222" w:rsidRPr="00837BEA" w:rsidRDefault="00E71222" w:rsidP="0053742B">
            <w:pPr>
              <w:spacing w:line="276" w:lineRule="auto"/>
              <w:rPr>
                <w:sz w:val="16"/>
                <w:szCs w:val="16"/>
              </w:rPr>
            </w:pPr>
            <w:r w:rsidRPr="00837BEA">
              <w:rPr>
                <w:sz w:val="16"/>
                <w:szCs w:val="16"/>
              </w:rPr>
              <w:t>Halictinae (120, 9)</w:t>
            </w:r>
          </w:p>
          <w:p w:rsidR="00E71222" w:rsidRPr="00837BEA" w:rsidRDefault="00E71222" w:rsidP="0053742B">
            <w:pPr>
              <w:spacing w:line="276" w:lineRule="auto"/>
              <w:rPr>
                <w:sz w:val="16"/>
                <w:szCs w:val="16"/>
              </w:rPr>
            </w:pPr>
            <w:r w:rsidRPr="00837BEA">
              <w:rPr>
                <w:sz w:val="16"/>
                <w:szCs w:val="16"/>
              </w:rPr>
              <w:t>Megachilinae (74, 9)</w:t>
            </w:r>
          </w:p>
          <w:p w:rsidR="00E71222" w:rsidRPr="00837BEA" w:rsidRDefault="00E71222" w:rsidP="0053742B">
            <w:pPr>
              <w:spacing w:line="276" w:lineRule="auto"/>
              <w:rPr>
                <w:sz w:val="16"/>
                <w:szCs w:val="16"/>
              </w:rPr>
            </w:pPr>
            <w:r w:rsidRPr="00837BEA">
              <w:rPr>
                <w:sz w:val="16"/>
                <w:szCs w:val="16"/>
              </w:rPr>
              <w:t>Dasypodainae (3, 1), Melittinae (11, 2)</w:t>
            </w:r>
          </w:p>
        </w:tc>
      </w:tr>
      <w:tr w:rsidR="00E71222" w:rsidRPr="00837BEA">
        <w:trPr>
          <w:jc w:val="center"/>
        </w:trPr>
        <w:tc>
          <w:tcPr>
            <w:tcW w:w="851" w:type="dxa"/>
            <w:tcBorders>
              <w:top w:val="nil"/>
              <w:bottom w:val="nil"/>
            </w:tcBorders>
          </w:tcPr>
          <w:p w:rsidR="00E71222" w:rsidRPr="00837BEA" w:rsidRDefault="00E71222" w:rsidP="0053742B">
            <w:pPr>
              <w:spacing w:line="276" w:lineRule="auto"/>
              <w:rPr>
                <w:sz w:val="16"/>
                <w:szCs w:val="16"/>
              </w:rPr>
            </w:pPr>
          </w:p>
        </w:tc>
        <w:tc>
          <w:tcPr>
            <w:tcW w:w="1276" w:type="dxa"/>
            <w:tcBorders>
              <w:top w:val="nil"/>
              <w:bottom w:val="nil"/>
            </w:tcBorders>
          </w:tcPr>
          <w:p w:rsidR="00E71222" w:rsidRPr="00837BEA" w:rsidRDefault="00E71222" w:rsidP="0053742B">
            <w:pPr>
              <w:spacing w:line="276" w:lineRule="auto"/>
              <w:rPr>
                <w:sz w:val="16"/>
                <w:szCs w:val="16"/>
              </w:rPr>
            </w:pPr>
          </w:p>
        </w:tc>
        <w:tc>
          <w:tcPr>
            <w:tcW w:w="1695" w:type="dxa"/>
            <w:tcBorders>
              <w:top w:val="nil"/>
              <w:bottom w:val="nil"/>
            </w:tcBorders>
          </w:tcPr>
          <w:p w:rsidR="00E71222" w:rsidRPr="00837BEA" w:rsidRDefault="00E71222" w:rsidP="0053742B">
            <w:pPr>
              <w:spacing w:line="276" w:lineRule="auto"/>
              <w:rPr>
                <w:sz w:val="16"/>
                <w:szCs w:val="16"/>
              </w:rPr>
            </w:pPr>
            <w:r w:rsidRPr="00837BEA">
              <w:rPr>
                <w:sz w:val="16"/>
                <w:szCs w:val="16"/>
              </w:rPr>
              <w:t>England (46, 4)</w:t>
            </w:r>
          </w:p>
        </w:tc>
        <w:tc>
          <w:tcPr>
            <w:tcW w:w="1582" w:type="dxa"/>
            <w:tcBorders>
              <w:top w:val="nil"/>
              <w:bottom w:val="nil"/>
            </w:tcBorders>
          </w:tcPr>
          <w:p w:rsidR="00E71222" w:rsidRPr="00837BEA" w:rsidRDefault="00E71222" w:rsidP="0053742B">
            <w:pPr>
              <w:spacing w:line="276" w:lineRule="auto"/>
              <w:rPr>
                <w:sz w:val="16"/>
                <w:szCs w:val="16"/>
              </w:rPr>
            </w:pPr>
            <w:r w:rsidRPr="00837BEA">
              <w:rPr>
                <w:sz w:val="16"/>
                <w:szCs w:val="16"/>
              </w:rPr>
              <w:t>Apidae</w:t>
            </w:r>
          </w:p>
        </w:tc>
        <w:tc>
          <w:tcPr>
            <w:tcW w:w="2960" w:type="dxa"/>
            <w:tcBorders>
              <w:top w:val="nil"/>
              <w:bottom w:val="nil"/>
            </w:tcBorders>
          </w:tcPr>
          <w:p w:rsidR="00E71222" w:rsidRPr="00837BEA" w:rsidRDefault="00E71222" w:rsidP="0053742B">
            <w:pPr>
              <w:spacing w:line="276" w:lineRule="auto"/>
              <w:rPr>
                <w:sz w:val="16"/>
                <w:szCs w:val="16"/>
              </w:rPr>
            </w:pPr>
            <w:r w:rsidRPr="00837BEA">
              <w:rPr>
                <w:sz w:val="16"/>
                <w:szCs w:val="16"/>
              </w:rPr>
              <w:t>Apinae (46, 4)</w:t>
            </w:r>
          </w:p>
        </w:tc>
      </w:tr>
      <w:tr w:rsidR="00E71222" w:rsidRPr="00837BEA">
        <w:trPr>
          <w:jc w:val="center"/>
        </w:trPr>
        <w:tc>
          <w:tcPr>
            <w:tcW w:w="851" w:type="dxa"/>
            <w:tcBorders>
              <w:top w:val="nil"/>
              <w:bottom w:val="nil"/>
            </w:tcBorders>
          </w:tcPr>
          <w:p w:rsidR="00E71222" w:rsidRPr="00837BEA" w:rsidRDefault="00E71222" w:rsidP="0053742B">
            <w:pPr>
              <w:spacing w:line="276" w:lineRule="auto"/>
              <w:rPr>
                <w:sz w:val="16"/>
                <w:szCs w:val="16"/>
              </w:rPr>
            </w:pPr>
          </w:p>
        </w:tc>
        <w:tc>
          <w:tcPr>
            <w:tcW w:w="1276" w:type="dxa"/>
            <w:tcBorders>
              <w:top w:val="nil"/>
              <w:bottom w:val="nil"/>
            </w:tcBorders>
          </w:tcPr>
          <w:p w:rsidR="00E71222" w:rsidRPr="00837BEA" w:rsidRDefault="00E71222" w:rsidP="0053742B">
            <w:pPr>
              <w:spacing w:line="276" w:lineRule="auto"/>
              <w:rPr>
                <w:sz w:val="16"/>
                <w:szCs w:val="16"/>
              </w:rPr>
            </w:pPr>
          </w:p>
        </w:tc>
        <w:tc>
          <w:tcPr>
            <w:tcW w:w="1695" w:type="dxa"/>
            <w:tcBorders>
              <w:top w:val="nil"/>
              <w:bottom w:val="nil"/>
            </w:tcBorders>
          </w:tcPr>
          <w:p w:rsidR="00E71222" w:rsidRPr="00837BEA" w:rsidRDefault="00E71222" w:rsidP="0053742B">
            <w:pPr>
              <w:spacing w:line="276" w:lineRule="auto"/>
              <w:rPr>
                <w:sz w:val="16"/>
                <w:szCs w:val="16"/>
              </w:rPr>
            </w:pPr>
            <w:r w:rsidRPr="00837BEA">
              <w:rPr>
                <w:sz w:val="16"/>
                <w:szCs w:val="16"/>
              </w:rPr>
              <w:t>Germany (765, 63)</w:t>
            </w:r>
          </w:p>
        </w:tc>
        <w:tc>
          <w:tcPr>
            <w:tcW w:w="1582" w:type="dxa"/>
            <w:tcBorders>
              <w:top w:val="nil"/>
              <w:bottom w:val="nil"/>
            </w:tcBorders>
          </w:tcPr>
          <w:p w:rsidR="00E71222" w:rsidRPr="00E71222" w:rsidRDefault="00E71222" w:rsidP="0053742B">
            <w:pPr>
              <w:spacing w:line="276" w:lineRule="auto"/>
              <w:rPr>
                <w:sz w:val="16"/>
                <w:szCs w:val="16"/>
                <w:lang w:val="es-ES"/>
                <w:rPrChange w:id="489" w:author="vesna.gagic@bio.bg.ac.rs" w:date="2018-06-15T08:27:00Z">
                  <w:rPr>
                    <w:sz w:val="16"/>
                    <w:szCs w:val="16"/>
                  </w:rPr>
                </w:rPrChange>
              </w:rPr>
            </w:pPr>
            <w:r w:rsidRPr="00E71222">
              <w:rPr>
                <w:sz w:val="16"/>
                <w:szCs w:val="16"/>
                <w:lang w:val="es-ES"/>
                <w:rPrChange w:id="490" w:author="vesna.gagic@bio.bg.ac.rs" w:date="2018-06-15T08:27:00Z">
                  <w:rPr>
                    <w:sz w:val="16"/>
                    <w:szCs w:val="16"/>
                  </w:rPr>
                </w:rPrChange>
              </w:rPr>
              <w:t>Andrenidae</w:t>
            </w:r>
          </w:p>
          <w:p w:rsidR="00E71222" w:rsidRPr="00E71222" w:rsidRDefault="00E71222" w:rsidP="0053742B">
            <w:pPr>
              <w:spacing w:line="276" w:lineRule="auto"/>
              <w:rPr>
                <w:sz w:val="16"/>
                <w:szCs w:val="16"/>
                <w:lang w:val="es-ES"/>
                <w:rPrChange w:id="491" w:author="vesna.gagic@bio.bg.ac.rs" w:date="2018-06-15T08:27:00Z">
                  <w:rPr>
                    <w:sz w:val="16"/>
                    <w:szCs w:val="16"/>
                  </w:rPr>
                </w:rPrChange>
              </w:rPr>
            </w:pPr>
            <w:r w:rsidRPr="00E71222">
              <w:rPr>
                <w:sz w:val="16"/>
                <w:szCs w:val="16"/>
                <w:lang w:val="es-ES"/>
                <w:rPrChange w:id="492" w:author="vesna.gagic@bio.bg.ac.rs" w:date="2018-06-15T08:27:00Z">
                  <w:rPr>
                    <w:sz w:val="16"/>
                    <w:szCs w:val="16"/>
                  </w:rPr>
                </w:rPrChange>
              </w:rPr>
              <w:t>Apidae (189, 12)</w:t>
            </w:r>
          </w:p>
          <w:p w:rsidR="00E71222" w:rsidRPr="00E71222" w:rsidRDefault="00E71222" w:rsidP="0053742B">
            <w:pPr>
              <w:spacing w:line="276" w:lineRule="auto"/>
              <w:rPr>
                <w:sz w:val="16"/>
                <w:szCs w:val="16"/>
                <w:lang w:val="es-ES"/>
                <w:rPrChange w:id="493" w:author="vesna.gagic@bio.bg.ac.rs" w:date="2018-06-15T08:27:00Z">
                  <w:rPr>
                    <w:sz w:val="16"/>
                    <w:szCs w:val="16"/>
                  </w:rPr>
                </w:rPrChange>
              </w:rPr>
            </w:pPr>
            <w:r w:rsidRPr="00E71222">
              <w:rPr>
                <w:sz w:val="16"/>
                <w:szCs w:val="16"/>
                <w:lang w:val="es-ES"/>
                <w:rPrChange w:id="494" w:author="vesna.gagic@bio.bg.ac.rs" w:date="2018-06-15T08:27:00Z">
                  <w:rPr>
                    <w:sz w:val="16"/>
                    <w:szCs w:val="16"/>
                  </w:rPr>
                </w:rPrChange>
              </w:rPr>
              <w:t>Colletidae</w:t>
            </w:r>
          </w:p>
          <w:p w:rsidR="00E71222" w:rsidRPr="00E71222" w:rsidRDefault="00E71222" w:rsidP="0053742B">
            <w:pPr>
              <w:spacing w:line="276" w:lineRule="auto"/>
              <w:rPr>
                <w:sz w:val="16"/>
                <w:szCs w:val="16"/>
                <w:lang w:val="es-ES"/>
                <w:rPrChange w:id="495" w:author="vesna.gagic@bio.bg.ac.rs" w:date="2018-06-15T08:27:00Z">
                  <w:rPr>
                    <w:sz w:val="16"/>
                    <w:szCs w:val="16"/>
                  </w:rPr>
                </w:rPrChange>
              </w:rPr>
            </w:pPr>
            <w:r w:rsidRPr="00E71222">
              <w:rPr>
                <w:sz w:val="16"/>
                <w:szCs w:val="16"/>
                <w:lang w:val="es-ES"/>
                <w:rPrChange w:id="496" w:author="vesna.gagic@bio.bg.ac.rs" w:date="2018-06-15T08:27:00Z">
                  <w:rPr>
                    <w:sz w:val="16"/>
                    <w:szCs w:val="16"/>
                  </w:rPr>
                </w:rPrChange>
              </w:rPr>
              <w:t>Halictidae</w:t>
            </w:r>
          </w:p>
          <w:p w:rsidR="00E71222" w:rsidRPr="00E71222" w:rsidRDefault="00E71222" w:rsidP="0053742B">
            <w:pPr>
              <w:spacing w:line="276" w:lineRule="auto"/>
              <w:rPr>
                <w:sz w:val="16"/>
                <w:szCs w:val="16"/>
                <w:lang w:val="es-ES"/>
                <w:rPrChange w:id="497" w:author="vesna.gagic@bio.bg.ac.rs" w:date="2018-06-15T08:27:00Z">
                  <w:rPr>
                    <w:sz w:val="16"/>
                    <w:szCs w:val="16"/>
                  </w:rPr>
                </w:rPrChange>
              </w:rPr>
            </w:pPr>
            <w:r w:rsidRPr="00E71222">
              <w:rPr>
                <w:sz w:val="16"/>
                <w:szCs w:val="16"/>
                <w:lang w:val="es-ES"/>
                <w:rPrChange w:id="498" w:author="vesna.gagic@bio.bg.ac.rs" w:date="2018-06-15T08:27:00Z">
                  <w:rPr>
                    <w:sz w:val="16"/>
                    <w:szCs w:val="16"/>
                  </w:rPr>
                </w:rPrChange>
              </w:rPr>
              <w:t>Megachilidae</w:t>
            </w:r>
          </w:p>
        </w:tc>
        <w:tc>
          <w:tcPr>
            <w:tcW w:w="2960" w:type="dxa"/>
            <w:tcBorders>
              <w:top w:val="nil"/>
              <w:bottom w:val="nil"/>
            </w:tcBorders>
          </w:tcPr>
          <w:p w:rsidR="00E71222" w:rsidRPr="00E71222" w:rsidRDefault="00E71222" w:rsidP="0053742B">
            <w:pPr>
              <w:spacing w:line="276" w:lineRule="auto"/>
              <w:rPr>
                <w:sz w:val="16"/>
                <w:szCs w:val="16"/>
                <w:lang w:val="es-ES"/>
                <w:rPrChange w:id="499" w:author="vesna.gagic@bio.bg.ac.rs" w:date="2018-06-15T08:27:00Z">
                  <w:rPr>
                    <w:sz w:val="16"/>
                    <w:szCs w:val="16"/>
                  </w:rPr>
                </w:rPrChange>
              </w:rPr>
            </w:pPr>
            <w:r w:rsidRPr="00E71222">
              <w:rPr>
                <w:sz w:val="16"/>
                <w:szCs w:val="16"/>
                <w:lang w:val="es-ES"/>
                <w:rPrChange w:id="500" w:author="vesna.gagic@bio.bg.ac.rs" w:date="2018-06-15T08:27:00Z">
                  <w:rPr>
                    <w:sz w:val="16"/>
                    <w:szCs w:val="16"/>
                  </w:rPr>
                </w:rPrChange>
              </w:rPr>
              <w:t>Andreninae (197, 14)</w:t>
            </w:r>
          </w:p>
          <w:p w:rsidR="00E71222" w:rsidRPr="00E71222" w:rsidRDefault="00E71222" w:rsidP="0053742B">
            <w:pPr>
              <w:spacing w:line="276" w:lineRule="auto"/>
              <w:rPr>
                <w:sz w:val="16"/>
                <w:szCs w:val="16"/>
                <w:lang w:val="es-ES"/>
                <w:rPrChange w:id="501" w:author="vesna.gagic@bio.bg.ac.rs" w:date="2018-06-15T08:27:00Z">
                  <w:rPr>
                    <w:sz w:val="16"/>
                    <w:szCs w:val="16"/>
                  </w:rPr>
                </w:rPrChange>
              </w:rPr>
            </w:pPr>
            <w:r w:rsidRPr="00E71222">
              <w:rPr>
                <w:sz w:val="16"/>
                <w:szCs w:val="16"/>
                <w:lang w:val="es-ES"/>
                <w:rPrChange w:id="502" w:author="vesna.gagic@bio.bg.ac.rs" w:date="2018-06-15T08:27:00Z">
                  <w:rPr>
                    <w:sz w:val="16"/>
                    <w:szCs w:val="16"/>
                  </w:rPr>
                </w:rPrChange>
              </w:rPr>
              <w:t>Apinae (188, 11), Nomadinae (1, 1)</w:t>
            </w:r>
          </w:p>
          <w:p w:rsidR="00E71222" w:rsidRPr="00E71222" w:rsidRDefault="00E71222" w:rsidP="0053742B">
            <w:pPr>
              <w:spacing w:line="276" w:lineRule="auto"/>
              <w:rPr>
                <w:sz w:val="16"/>
                <w:szCs w:val="16"/>
                <w:lang w:val="es-ES"/>
                <w:rPrChange w:id="503" w:author="vesna.gagic@bio.bg.ac.rs" w:date="2018-06-15T08:27:00Z">
                  <w:rPr>
                    <w:sz w:val="16"/>
                    <w:szCs w:val="16"/>
                  </w:rPr>
                </w:rPrChange>
              </w:rPr>
            </w:pPr>
            <w:r w:rsidRPr="00E71222">
              <w:rPr>
                <w:sz w:val="16"/>
                <w:szCs w:val="16"/>
                <w:lang w:val="es-ES"/>
                <w:rPrChange w:id="504" w:author="vesna.gagic@bio.bg.ac.rs" w:date="2018-06-15T08:27:00Z">
                  <w:rPr>
                    <w:sz w:val="16"/>
                    <w:szCs w:val="16"/>
                  </w:rPr>
                </w:rPrChange>
              </w:rPr>
              <w:t>Hylaeinae (13, 6)</w:t>
            </w:r>
          </w:p>
          <w:p w:rsidR="00E71222" w:rsidRPr="00E71222" w:rsidRDefault="00E71222" w:rsidP="0053742B">
            <w:pPr>
              <w:spacing w:line="276" w:lineRule="auto"/>
              <w:rPr>
                <w:sz w:val="16"/>
                <w:szCs w:val="16"/>
                <w:lang w:val="es-ES"/>
                <w:rPrChange w:id="505" w:author="vesna.gagic@bio.bg.ac.rs" w:date="2018-06-15T08:27:00Z">
                  <w:rPr>
                    <w:sz w:val="16"/>
                    <w:szCs w:val="16"/>
                  </w:rPr>
                </w:rPrChange>
              </w:rPr>
            </w:pPr>
            <w:r w:rsidRPr="00E71222">
              <w:rPr>
                <w:sz w:val="16"/>
                <w:szCs w:val="16"/>
                <w:lang w:val="es-ES"/>
                <w:rPrChange w:id="506" w:author="vesna.gagic@bio.bg.ac.rs" w:date="2018-06-15T08:27:00Z">
                  <w:rPr>
                    <w:sz w:val="16"/>
                    <w:szCs w:val="16"/>
                  </w:rPr>
                </w:rPrChange>
              </w:rPr>
              <w:t>Halictinae (337, 18)</w:t>
            </w:r>
          </w:p>
          <w:p w:rsidR="00E71222" w:rsidRPr="00837BEA" w:rsidRDefault="00E71222" w:rsidP="0053742B">
            <w:pPr>
              <w:spacing w:line="276" w:lineRule="auto"/>
              <w:rPr>
                <w:sz w:val="16"/>
                <w:szCs w:val="16"/>
              </w:rPr>
            </w:pPr>
            <w:r w:rsidRPr="00837BEA">
              <w:rPr>
                <w:sz w:val="16"/>
                <w:szCs w:val="16"/>
              </w:rPr>
              <w:t>Megachilinae (29, 13)</w:t>
            </w:r>
          </w:p>
        </w:tc>
      </w:tr>
      <w:tr w:rsidR="00E71222" w:rsidRPr="00837BEA">
        <w:trPr>
          <w:jc w:val="center"/>
        </w:trPr>
        <w:tc>
          <w:tcPr>
            <w:tcW w:w="851" w:type="dxa"/>
            <w:tcBorders>
              <w:top w:val="nil"/>
              <w:bottom w:val="nil"/>
            </w:tcBorders>
          </w:tcPr>
          <w:p w:rsidR="00E71222" w:rsidRPr="00837BEA" w:rsidRDefault="00E71222" w:rsidP="0053742B">
            <w:pPr>
              <w:spacing w:line="276" w:lineRule="auto"/>
              <w:rPr>
                <w:sz w:val="16"/>
                <w:szCs w:val="16"/>
              </w:rPr>
            </w:pPr>
          </w:p>
        </w:tc>
        <w:tc>
          <w:tcPr>
            <w:tcW w:w="1276" w:type="dxa"/>
            <w:tcBorders>
              <w:top w:val="nil"/>
              <w:bottom w:val="nil"/>
            </w:tcBorders>
          </w:tcPr>
          <w:p w:rsidR="00E71222" w:rsidRPr="00837BEA" w:rsidRDefault="00E71222" w:rsidP="0053742B">
            <w:pPr>
              <w:spacing w:line="276" w:lineRule="auto"/>
              <w:rPr>
                <w:sz w:val="16"/>
                <w:szCs w:val="16"/>
              </w:rPr>
            </w:pPr>
          </w:p>
        </w:tc>
        <w:tc>
          <w:tcPr>
            <w:tcW w:w="1695" w:type="dxa"/>
            <w:tcBorders>
              <w:top w:val="nil"/>
              <w:bottom w:val="nil"/>
            </w:tcBorders>
          </w:tcPr>
          <w:p w:rsidR="00E71222" w:rsidRPr="00837BEA" w:rsidRDefault="00E71222" w:rsidP="0053742B">
            <w:pPr>
              <w:spacing w:line="276" w:lineRule="auto"/>
              <w:rPr>
                <w:sz w:val="16"/>
                <w:szCs w:val="16"/>
              </w:rPr>
            </w:pPr>
            <w:r w:rsidRPr="00837BEA">
              <w:rPr>
                <w:sz w:val="16"/>
                <w:szCs w:val="16"/>
              </w:rPr>
              <w:t>Ireland (52, 15)</w:t>
            </w:r>
          </w:p>
        </w:tc>
        <w:tc>
          <w:tcPr>
            <w:tcW w:w="1582" w:type="dxa"/>
            <w:tcBorders>
              <w:top w:val="nil"/>
              <w:bottom w:val="nil"/>
            </w:tcBorders>
          </w:tcPr>
          <w:p w:rsidR="00E71222" w:rsidRPr="00837BEA" w:rsidRDefault="00E71222" w:rsidP="0053742B">
            <w:pPr>
              <w:spacing w:line="276" w:lineRule="auto"/>
              <w:rPr>
                <w:sz w:val="16"/>
                <w:szCs w:val="16"/>
              </w:rPr>
            </w:pPr>
            <w:r w:rsidRPr="00837BEA">
              <w:rPr>
                <w:sz w:val="16"/>
                <w:szCs w:val="16"/>
              </w:rPr>
              <w:t>Andrenidae</w:t>
            </w:r>
          </w:p>
          <w:p w:rsidR="00E71222" w:rsidRPr="00837BEA" w:rsidRDefault="00E71222" w:rsidP="0053742B">
            <w:pPr>
              <w:spacing w:line="276" w:lineRule="auto"/>
              <w:rPr>
                <w:sz w:val="16"/>
                <w:szCs w:val="16"/>
              </w:rPr>
            </w:pPr>
            <w:r w:rsidRPr="00837BEA">
              <w:rPr>
                <w:sz w:val="16"/>
                <w:szCs w:val="16"/>
              </w:rPr>
              <w:t>Apidae</w:t>
            </w:r>
          </w:p>
          <w:p w:rsidR="00E71222" w:rsidRPr="00837BEA" w:rsidRDefault="00E71222" w:rsidP="0053742B">
            <w:pPr>
              <w:spacing w:line="276" w:lineRule="auto"/>
              <w:rPr>
                <w:sz w:val="16"/>
                <w:szCs w:val="16"/>
              </w:rPr>
            </w:pPr>
            <w:r w:rsidRPr="00837BEA">
              <w:rPr>
                <w:sz w:val="16"/>
                <w:szCs w:val="16"/>
              </w:rPr>
              <w:t>Colletidae</w:t>
            </w:r>
          </w:p>
          <w:p w:rsidR="00E71222" w:rsidRPr="00837BEA" w:rsidRDefault="00E71222" w:rsidP="0053742B">
            <w:pPr>
              <w:spacing w:line="276" w:lineRule="auto"/>
              <w:rPr>
                <w:sz w:val="16"/>
                <w:szCs w:val="16"/>
              </w:rPr>
            </w:pPr>
            <w:r w:rsidRPr="00837BEA">
              <w:rPr>
                <w:sz w:val="16"/>
                <w:szCs w:val="16"/>
              </w:rPr>
              <w:t>Halictidae</w:t>
            </w:r>
          </w:p>
        </w:tc>
        <w:tc>
          <w:tcPr>
            <w:tcW w:w="2960" w:type="dxa"/>
            <w:tcBorders>
              <w:top w:val="nil"/>
              <w:bottom w:val="nil"/>
            </w:tcBorders>
          </w:tcPr>
          <w:p w:rsidR="00E71222" w:rsidRPr="00837BEA" w:rsidRDefault="00E71222" w:rsidP="0053742B">
            <w:pPr>
              <w:spacing w:line="276" w:lineRule="auto"/>
              <w:rPr>
                <w:sz w:val="16"/>
                <w:szCs w:val="16"/>
              </w:rPr>
            </w:pPr>
            <w:r w:rsidRPr="00837BEA">
              <w:rPr>
                <w:sz w:val="16"/>
                <w:szCs w:val="16"/>
              </w:rPr>
              <w:t>Andreninae (4, 2)</w:t>
            </w:r>
          </w:p>
          <w:p w:rsidR="00E71222" w:rsidRPr="00837BEA" w:rsidRDefault="00E71222" w:rsidP="0053742B">
            <w:pPr>
              <w:spacing w:line="276" w:lineRule="auto"/>
              <w:rPr>
                <w:sz w:val="16"/>
                <w:szCs w:val="16"/>
              </w:rPr>
            </w:pPr>
            <w:r w:rsidRPr="00837BEA">
              <w:rPr>
                <w:sz w:val="16"/>
                <w:szCs w:val="16"/>
              </w:rPr>
              <w:t>Apinae (29, 6)</w:t>
            </w:r>
          </w:p>
          <w:p w:rsidR="00E71222" w:rsidRPr="00837BEA" w:rsidRDefault="00E71222" w:rsidP="0053742B">
            <w:pPr>
              <w:spacing w:line="276" w:lineRule="auto"/>
              <w:rPr>
                <w:sz w:val="16"/>
                <w:szCs w:val="16"/>
              </w:rPr>
            </w:pPr>
            <w:r w:rsidRPr="00837BEA">
              <w:rPr>
                <w:sz w:val="16"/>
                <w:szCs w:val="16"/>
              </w:rPr>
              <w:t>Hylaeinae (5, 2)</w:t>
            </w:r>
          </w:p>
          <w:p w:rsidR="00E71222" w:rsidRPr="00837BEA" w:rsidRDefault="00E71222" w:rsidP="0053742B">
            <w:pPr>
              <w:spacing w:line="276" w:lineRule="auto"/>
              <w:rPr>
                <w:sz w:val="16"/>
                <w:szCs w:val="16"/>
              </w:rPr>
            </w:pPr>
            <w:r w:rsidRPr="00837BEA">
              <w:rPr>
                <w:sz w:val="16"/>
                <w:szCs w:val="16"/>
              </w:rPr>
              <w:t>Halictinae (14, 5)</w:t>
            </w:r>
          </w:p>
        </w:tc>
      </w:tr>
      <w:tr w:rsidR="00E71222" w:rsidRPr="00837BEA">
        <w:trPr>
          <w:jc w:val="center"/>
        </w:trPr>
        <w:tc>
          <w:tcPr>
            <w:tcW w:w="851" w:type="dxa"/>
            <w:tcBorders>
              <w:top w:val="nil"/>
              <w:bottom w:val="nil"/>
            </w:tcBorders>
          </w:tcPr>
          <w:p w:rsidR="00E71222" w:rsidRPr="00837BEA" w:rsidRDefault="00E71222" w:rsidP="0053742B">
            <w:pPr>
              <w:spacing w:line="276" w:lineRule="auto"/>
              <w:rPr>
                <w:sz w:val="16"/>
                <w:szCs w:val="16"/>
              </w:rPr>
            </w:pPr>
          </w:p>
        </w:tc>
        <w:tc>
          <w:tcPr>
            <w:tcW w:w="1276" w:type="dxa"/>
            <w:tcBorders>
              <w:top w:val="nil"/>
              <w:bottom w:val="nil"/>
            </w:tcBorders>
          </w:tcPr>
          <w:p w:rsidR="00E71222" w:rsidRPr="00837BEA" w:rsidRDefault="00E71222" w:rsidP="0053742B">
            <w:pPr>
              <w:spacing w:line="276" w:lineRule="auto"/>
              <w:rPr>
                <w:sz w:val="16"/>
                <w:szCs w:val="16"/>
              </w:rPr>
            </w:pPr>
          </w:p>
        </w:tc>
        <w:tc>
          <w:tcPr>
            <w:tcW w:w="1695" w:type="dxa"/>
            <w:tcBorders>
              <w:top w:val="nil"/>
              <w:bottom w:val="nil"/>
            </w:tcBorders>
          </w:tcPr>
          <w:p w:rsidR="00E71222" w:rsidRPr="00837BEA" w:rsidRDefault="00E71222" w:rsidP="0053742B">
            <w:pPr>
              <w:spacing w:line="276" w:lineRule="auto"/>
              <w:rPr>
                <w:sz w:val="16"/>
                <w:szCs w:val="16"/>
              </w:rPr>
            </w:pPr>
            <w:r w:rsidRPr="00837BEA">
              <w:rPr>
                <w:sz w:val="16"/>
                <w:szCs w:val="16"/>
              </w:rPr>
              <w:t>Spain (74, 46)</w:t>
            </w:r>
          </w:p>
        </w:tc>
        <w:tc>
          <w:tcPr>
            <w:tcW w:w="1582" w:type="dxa"/>
            <w:tcBorders>
              <w:top w:val="nil"/>
              <w:bottom w:val="nil"/>
            </w:tcBorders>
          </w:tcPr>
          <w:p w:rsidR="00E71222" w:rsidRPr="00837BEA" w:rsidRDefault="00E71222" w:rsidP="0053742B">
            <w:pPr>
              <w:spacing w:line="276" w:lineRule="auto"/>
              <w:rPr>
                <w:sz w:val="16"/>
                <w:szCs w:val="16"/>
              </w:rPr>
            </w:pPr>
            <w:r w:rsidRPr="00837BEA">
              <w:rPr>
                <w:sz w:val="16"/>
                <w:szCs w:val="16"/>
              </w:rPr>
              <w:t>Andrenidae (18, 13)</w:t>
            </w:r>
          </w:p>
          <w:p w:rsidR="00E71222" w:rsidRPr="00837BEA" w:rsidRDefault="00E71222" w:rsidP="0053742B">
            <w:pPr>
              <w:spacing w:line="276" w:lineRule="auto"/>
              <w:rPr>
                <w:sz w:val="16"/>
                <w:szCs w:val="16"/>
              </w:rPr>
            </w:pPr>
            <w:r w:rsidRPr="00837BEA">
              <w:rPr>
                <w:sz w:val="16"/>
                <w:szCs w:val="16"/>
              </w:rPr>
              <w:t>Apidae (27, 17)</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Colletidae</w:t>
            </w:r>
          </w:p>
          <w:p w:rsidR="00E71222" w:rsidRPr="00837BEA" w:rsidRDefault="00E71222" w:rsidP="0053742B">
            <w:pPr>
              <w:spacing w:line="276" w:lineRule="auto"/>
              <w:rPr>
                <w:sz w:val="16"/>
                <w:szCs w:val="16"/>
              </w:rPr>
            </w:pPr>
            <w:r w:rsidRPr="00837BEA">
              <w:rPr>
                <w:sz w:val="16"/>
                <w:szCs w:val="16"/>
              </w:rPr>
              <w:t>Halictidae (11, 6)</w:t>
            </w:r>
          </w:p>
          <w:p w:rsidR="00E71222" w:rsidRPr="00837BEA" w:rsidRDefault="00E71222" w:rsidP="0053742B">
            <w:pPr>
              <w:spacing w:line="276" w:lineRule="auto"/>
              <w:rPr>
                <w:sz w:val="16"/>
                <w:szCs w:val="16"/>
              </w:rPr>
            </w:pPr>
            <w:r w:rsidRPr="00837BEA">
              <w:rPr>
                <w:sz w:val="16"/>
                <w:szCs w:val="16"/>
              </w:rPr>
              <w:t xml:space="preserve">Megachilidae </w:t>
            </w:r>
          </w:p>
          <w:p w:rsidR="00E71222" w:rsidRPr="00837BEA" w:rsidRDefault="00E71222" w:rsidP="0053742B">
            <w:pPr>
              <w:spacing w:line="276" w:lineRule="auto"/>
              <w:rPr>
                <w:sz w:val="16"/>
                <w:szCs w:val="16"/>
              </w:rPr>
            </w:pPr>
            <w:r w:rsidRPr="00837BEA">
              <w:rPr>
                <w:sz w:val="16"/>
                <w:szCs w:val="16"/>
              </w:rPr>
              <w:t>Melittidae</w:t>
            </w:r>
          </w:p>
        </w:tc>
        <w:tc>
          <w:tcPr>
            <w:tcW w:w="2960" w:type="dxa"/>
            <w:tcBorders>
              <w:top w:val="nil"/>
              <w:bottom w:val="nil"/>
            </w:tcBorders>
          </w:tcPr>
          <w:p w:rsidR="00E71222" w:rsidRPr="00837BEA" w:rsidRDefault="00E71222" w:rsidP="0053742B">
            <w:pPr>
              <w:spacing w:line="276" w:lineRule="auto"/>
              <w:rPr>
                <w:sz w:val="16"/>
                <w:szCs w:val="16"/>
              </w:rPr>
            </w:pPr>
            <w:r w:rsidRPr="00837BEA">
              <w:rPr>
                <w:sz w:val="16"/>
                <w:szCs w:val="16"/>
              </w:rPr>
              <w:t>Andreninae (10, 8), Panurginae (8, 5)</w:t>
            </w:r>
          </w:p>
          <w:p w:rsidR="00E71222" w:rsidRPr="00837BEA" w:rsidRDefault="00E71222" w:rsidP="0053742B">
            <w:pPr>
              <w:spacing w:line="276" w:lineRule="auto"/>
              <w:rPr>
                <w:sz w:val="16"/>
                <w:szCs w:val="16"/>
              </w:rPr>
            </w:pPr>
            <w:r w:rsidRPr="00837BEA">
              <w:rPr>
                <w:sz w:val="16"/>
                <w:szCs w:val="16"/>
              </w:rPr>
              <w:t>Apinae (16, 10), Nomadinae (6, 4)</w:t>
            </w:r>
          </w:p>
          <w:p w:rsidR="00E71222" w:rsidRPr="00837BEA" w:rsidRDefault="00E71222" w:rsidP="0053742B">
            <w:pPr>
              <w:spacing w:line="276" w:lineRule="auto"/>
              <w:rPr>
                <w:sz w:val="16"/>
                <w:szCs w:val="16"/>
              </w:rPr>
            </w:pPr>
            <w:r w:rsidRPr="00837BEA">
              <w:rPr>
                <w:sz w:val="16"/>
                <w:szCs w:val="16"/>
              </w:rPr>
              <w:t>Xylocopinae (5, 3)</w:t>
            </w:r>
          </w:p>
          <w:p w:rsidR="00E71222" w:rsidRPr="00837BEA" w:rsidRDefault="00E71222" w:rsidP="0053742B">
            <w:pPr>
              <w:spacing w:line="276" w:lineRule="auto"/>
              <w:rPr>
                <w:sz w:val="16"/>
                <w:szCs w:val="16"/>
              </w:rPr>
            </w:pPr>
            <w:r w:rsidRPr="00837BEA">
              <w:rPr>
                <w:sz w:val="16"/>
                <w:szCs w:val="16"/>
              </w:rPr>
              <w:t>Colletinae (4, 2)</w:t>
            </w:r>
          </w:p>
          <w:p w:rsidR="00E71222" w:rsidRPr="00837BEA" w:rsidRDefault="00E71222" w:rsidP="0053742B">
            <w:pPr>
              <w:spacing w:line="276" w:lineRule="auto"/>
              <w:rPr>
                <w:sz w:val="16"/>
                <w:szCs w:val="16"/>
              </w:rPr>
            </w:pPr>
            <w:r w:rsidRPr="00837BEA">
              <w:rPr>
                <w:sz w:val="16"/>
                <w:szCs w:val="16"/>
              </w:rPr>
              <w:t>Halictinae (8, 5), Rophitinae (3, 1)</w:t>
            </w:r>
          </w:p>
          <w:p w:rsidR="00E71222" w:rsidRPr="00837BEA" w:rsidRDefault="00E71222" w:rsidP="0053742B">
            <w:pPr>
              <w:spacing w:line="276" w:lineRule="auto"/>
              <w:rPr>
                <w:sz w:val="16"/>
                <w:szCs w:val="16"/>
              </w:rPr>
            </w:pPr>
            <w:r w:rsidRPr="00837BEA">
              <w:rPr>
                <w:sz w:val="16"/>
                <w:szCs w:val="16"/>
              </w:rPr>
              <w:t>Megachilinae (7, 6)</w:t>
            </w:r>
          </w:p>
          <w:p w:rsidR="00E71222" w:rsidRPr="00837BEA" w:rsidRDefault="00E71222" w:rsidP="0053742B">
            <w:pPr>
              <w:spacing w:line="276" w:lineRule="auto"/>
              <w:rPr>
                <w:sz w:val="16"/>
                <w:szCs w:val="16"/>
              </w:rPr>
            </w:pPr>
            <w:r w:rsidRPr="00837BEA">
              <w:rPr>
                <w:sz w:val="16"/>
                <w:szCs w:val="16"/>
              </w:rPr>
              <w:t>Dasypodainae (7, 2)</w:t>
            </w:r>
          </w:p>
        </w:tc>
      </w:tr>
      <w:tr w:rsidR="00E71222" w:rsidRPr="00837BEA">
        <w:trPr>
          <w:jc w:val="center"/>
        </w:trPr>
        <w:tc>
          <w:tcPr>
            <w:tcW w:w="851" w:type="dxa"/>
            <w:tcBorders>
              <w:top w:val="nil"/>
            </w:tcBorders>
          </w:tcPr>
          <w:p w:rsidR="00E71222" w:rsidRPr="00837BEA" w:rsidRDefault="00E71222" w:rsidP="0053742B">
            <w:pPr>
              <w:spacing w:line="276" w:lineRule="auto"/>
              <w:rPr>
                <w:sz w:val="16"/>
                <w:szCs w:val="16"/>
              </w:rPr>
            </w:pPr>
          </w:p>
        </w:tc>
        <w:tc>
          <w:tcPr>
            <w:tcW w:w="1276" w:type="dxa"/>
            <w:tcBorders>
              <w:top w:val="nil"/>
            </w:tcBorders>
          </w:tcPr>
          <w:p w:rsidR="00E71222" w:rsidRPr="00837BEA" w:rsidRDefault="00E71222" w:rsidP="0053742B">
            <w:pPr>
              <w:spacing w:line="276" w:lineRule="auto"/>
              <w:rPr>
                <w:sz w:val="16"/>
                <w:szCs w:val="16"/>
              </w:rPr>
            </w:pPr>
          </w:p>
        </w:tc>
        <w:tc>
          <w:tcPr>
            <w:tcW w:w="1695" w:type="dxa"/>
            <w:tcBorders>
              <w:top w:val="nil"/>
            </w:tcBorders>
          </w:tcPr>
          <w:p w:rsidR="00E71222" w:rsidRPr="00837BEA" w:rsidRDefault="00E71222" w:rsidP="0053742B">
            <w:pPr>
              <w:spacing w:line="276" w:lineRule="auto"/>
              <w:rPr>
                <w:sz w:val="16"/>
                <w:szCs w:val="16"/>
              </w:rPr>
            </w:pPr>
            <w:r w:rsidRPr="00837BEA">
              <w:rPr>
                <w:sz w:val="16"/>
                <w:szCs w:val="16"/>
              </w:rPr>
              <w:t>Switzerland (210, 63)</w:t>
            </w:r>
          </w:p>
        </w:tc>
        <w:tc>
          <w:tcPr>
            <w:tcW w:w="1582" w:type="dxa"/>
            <w:tcBorders>
              <w:top w:val="nil"/>
            </w:tcBorders>
          </w:tcPr>
          <w:p w:rsidR="00E71222" w:rsidRPr="00837BEA" w:rsidRDefault="00E71222" w:rsidP="0053742B">
            <w:pPr>
              <w:spacing w:line="276" w:lineRule="auto"/>
              <w:rPr>
                <w:sz w:val="16"/>
                <w:szCs w:val="16"/>
              </w:rPr>
            </w:pPr>
            <w:r w:rsidRPr="00837BEA">
              <w:rPr>
                <w:sz w:val="16"/>
                <w:szCs w:val="16"/>
              </w:rPr>
              <w:t>Andrenidae</w:t>
            </w:r>
          </w:p>
          <w:p w:rsidR="00E71222" w:rsidRPr="00837BEA" w:rsidRDefault="00E71222" w:rsidP="0053742B">
            <w:pPr>
              <w:spacing w:line="276" w:lineRule="auto"/>
              <w:rPr>
                <w:sz w:val="16"/>
                <w:szCs w:val="16"/>
              </w:rPr>
            </w:pPr>
            <w:r w:rsidRPr="00837BEA">
              <w:rPr>
                <w:sz w:val="16"/>
                <w:szCs w:val="16"/>
              </w:rPr>
              <w:t>Apidae (60, 20)</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Colletidae</w:t>
            </w:r>
          </w:p>
          <w:p w:rsidR="00E71222" w:rsidRPr="00837BEA" w:rsidRDefault="00E71222" w:rsidP="0053742B">
            <w:pPr>
              <w:spacing w:line="276" w:lineRule="auto"/>
              <w:rPr>
                <w:sz w:val="16"/>
                <w:szCs w:val="16"/>
              </w:rPr>
            </w:pPr>
            <w:r w:rsidRPr="00837BEA">
              <w:rPr>
                <w:sz w:val="16"/>
                <w:szCs w:val="16"/>
              </w:rPr>
              <w:t>Halictidae</w:t>
            </w:r>
          </w:p>
          <w:p w:rsidR="00E71222" w:rsidRPr="00837BEA" w:rsidRDefault="00E71222" w:rsidP="0053742B">
            <w:pPr>
              <w:spacing w:line="276" w:lineRule="auto"/>
              <w:rPr>
                <w:sz w:val="16"/>
                <w:szCs w:val="16"/>
              </w:rPr>
            </w:pPr>
            <w:r w:rsidRPr="00837BEA">
              <w:rPr>
                <w:sz w:val="16"/>
                <w:szCs w:val="16"/>
              </w:rPr>
              <w:t>Megachilidae</w:t>
            </w:r>
          </w:p>
          <w:p w:rsidR="00E71222" w:rsidRPr="00837BEA" w:rsidRDefault="00E71222" w:rsidP="0053742B">
            <w:pPr>
              <w:spacing w:line="276" w:lineRule="auto"/>
              <w:rPr>
                <w:sz w:val="16"/>
                <w:szCs w:val="16"/>
              </w:rPr>
            </w:pPr>
            <w:r w:rsidRPr="00837BEA">
              <w:rPr>
                <w:sz w:val="16"/>
                <w:szCs w:val="16"/>
              </w:rPr>
              <w:t xml:space="preserve">Melittidae </w:t>
            </w:r>
          </w:p>
        </w:tc>
        <w:tc>
          <w:tcPr>
            <w:tcW w:w="2960" w:type="dxa"/>
            <w:tcBorders>
              <w:top w:val="nil"/>
            </w:tcBorders>
          </w:tcPr>
          <w:p w:rsidR="00E71222" w:rsidRPr="00E71222" w:rsidRDefault="00E71222" w:rsidP="0053742B">
            <w:pPr>
              <w:spacing w:line="276" w:lineRule="auto"/>
              <w:rPr>
                <w:sz w:val="16"/>
                <w:szCs w:val="16"/>
                <w:lang w:val="it-IT"/>
                <w:rPrChange w:id="507" w:author="vesna.gagic@bio.bg.ac.rs" w:date="2018-06-15T08:27:00Z">
                  <w:rPr>
                    <w:sz w:val="16"/>
                    <w:szCs w:val="16"/>
                  </w:rPr>
                </w:rPrChange>
              </w:rPr>
            </w:pPr>
            <w:r w:rsidRPr="00E71222">
              <w:rPr>
                <w:sz w:val="16"/>
                <w:szCs w:val="16"/>
                <w:lang w:val="it-IT"/>
                <w:rPrChange w:id="508" w:author="vesna.gagic@bio.bg.ac.rs" w:date="2018-06-15T08:27:00Z">
                  <w:rPr>
                    <w:sz w:val="16"/>
                    <w:szCs w:val="16"/>
                  </w:rPr>
                </w:rPrChange>
              </w:rPr>
              <w:t>Andreninae (54, 14)</w:t>
            </w:r>
          </w:p>
          <w:p w:rsidR="00E71222" w:rsidRPr="00E71222" w:rsidRDefault="00E71222" w:rsidP="0053742B">
            <w:pPr>
              <w:spacing w:line="276" w:lineRule="auto"/>
              <w:rPr>
                <w:sz w:val="16"/>
                <w:szCs w:val="16"/>
                <w:lang w:val="it-IT"/>
                <w:rPrChange w:id="509" w:author="vesna.gagic@bio.bg.ac.rs" w:date="2018-06-15T08:27:00Z">
                  <w:rPr>
                    <w:sz w:val="16"/>
                    <w:szCs w:val="16"/>
                  </w:rPr>
                </w:rPrChange>
              </w:rPr>
            </w:pPr>
            <w:r w:rsidRPr="00E71222">
              <w:rPr>
                <w:sz w:val="16"/>
                <w:szCs w:val="16"/>
                <w:lang w:val="it-IT"/>
                <w:rPrChange w:id="510" w:author="vesna.gagic@bio.bg.ac.rs" w:date="2018-06-15T08:27:00Z">
                  <w:rPr>
                    <w:sz w:val="16"/>
                    <w:szCs w:val="16"/>
                  </w:rPr>
                </w:rPrChange>
              </w:rPr>
              <w:t>Apinae (54, 16), Nomadinae (4, 3), Xylocopinae (2, 1)</w:t>
            </w:r>
          </w:p>
          <w:p w:rsidR="00E71222" w:rsidRPr="00E71222" w:rsidRDefault="00E71222" w:rsidP="0053742B">
            <w:pPr>
              <w:spacing w:line="276" w:lineRule="auto"/>
              <w:rPr>
                <w:sz w:val="16"/>
                <w:szCs w:val="16"/>
                <w:lang w:val="it-IT"/>
                <w:rPrChange w:id="511" w:author="vesna.gagic@bio.bg.ac.rs" w:date="2018-06-15T08:27:00Z">
                  <w:rPr>
                    <w:sz w:val="16"/>
                    <w:szCs w:val="16"/>
                  </w:rPr>
                </w:rPrChange>
              </w:rPr>
            </w:pPr>
            <w:r w:rsidRPr="00E71222">
              <w:rPr>
                <w:sz w:val="16"/>
                <w:szCs w:val="16"/>
                <w:lang w:val="it-IT"/>
                <w:rPrChange w:id="512" w:author="vesna.gagic@bio.bg.ac.rs" w:date="2018-06-15T08:27:00Z">
                  <w:rPr>
                    <w:sz w:val="16"/>
                    <w:szCs w:val="16"/>
                  </w:rPr>
                </w:rPrChange>
              </w:rPr>
              <w:t>Colletinae (3, 1)</w:t>
            </w:r>
          </w:p>
          <w:p w:rsidR="00E71222" w:rsidRPr="00837BEA" w:rsidRDefault="00E71222" w:rsidP="0053742B">
            <w:pPr>
              <w:spacing w:line="276" w:lineRule="auto"/>
              <w:rPr>
                <w:sz w:val="16"/>
                <w:szCs w:val="16"/>
              </w:rPr>
            </w:pPr>
            <w:r w:rsidRPr="00837BEA">
              <w:rPr>
                <w:sz w:val="16"/>
                <w:szCs w:val="16"/>
              </w:rPr>
              <w:t>Halictinae (76, 20)</w:t>
            </w:r>
          </w:p>
          <w:p w:rsidR="00E71222" w:rsidRPr="00837BEA" w:rsidRDefault="00E71222" w:rsidP="0053742B">
            <w:pPr>
              <w:spacing w:line="276" w:lineRule="auto"/>
              <w:rPr>
                <w:sz w:val="16"/>
                <w:szCs w:val="16"/>
              </w:rPr>
            </w:pPr>
            <w:r w:rsidRPr="00837BEA">
              <w:rPr>
                <w:sz w:val="16"/>
                <w:szCs w:val="16"/>
              </w:rPr>
              <w:t>Megachilinae (15, 6)</w:t>
            </w:r>
          </w:p>
          <w:p w:rsidR="00E71222" w:rsidRPr="00837BEA" w:rsidRDefault="00E71222" w:rsidP="0053742B">
            <w:pPr>
              <w:spacing w:line="276" w:lineRule="auto"/>
              <w:rPr>
                <w:sz w:val="16"/>
                <w:szCs w:val="16"/>
              </w:rPr>
            </w:pPr>
            <w:r w:rsidRPr="00837BEA">
              <w:rPr>
                <w:sz w:val="16"/>
                <w:szCs w:val="16"/>
              </w:rPr>
              <w:t>Melittinae (2, 2</w:t>
            </w:r>
            <w:r>
              <w:rPr>
                <w:sz w:val="16"/>
                <w:szCs w:val="16"/>
              </w:rPr>
              <w:t>)</w:t>
            </w:r>
          </w:p>
        </w:tc>
      </w:tr>
      <w:tr w:rsidR="00E71222" w:rsidRPr="00837BEA">
        <w:trPr>
          <w:jc w:val="center"/>
        </w:trPr>
        <w:tc>
          <w:tcPr>
            <w:tcW w:w="851" w:type="dxa"/>
          </w:tcPr>
          <w:p w:rsidR="00E71222" w:rsidRPr="00837BEA" w:rsidRDefault="00E71222" w:rsidP="0053742B">
            <w:pPr>
              <w:spacing w:line="276" w:lineRule="auto"/>
              <w:rPr>
                <w:sz w:val="16"/>
                <w:szCs w:val="16"/>
              </w:rPr>
            </w:pPr>
          </w:p>
        </w:tc>
        <w:tc>
          <w:tcPr>
            <w:tcW w:w="1276" w:type="dxa"/>
          </w:tcPr>
          <w:p w:rsidR="00E71222" w:rsidRPr="00837BEA" w:rsidRDefault="00E71222" w:rsidP="0053742B">
            <w:pPr>
              <w:spacing w:line="276" w:lineRule="auto"/>
              <w:rPr>
                <w:sz w:val="16"/>
                <w:szCs w:val="16"/>
              </w:rPr>
            </w:pPr>
            <w:r w:rsidRPr="00837BEA">
              <w:rPr>
                <w:sz w:val="16"/>
                <w:szCs w:val="16"/>
              </w:rPr>
              <w:t>North America</w:t>
            </w:r>
          </w:p>
        </w:tc>
        <w:tc>
          <w:tcPr>
            <w:tcW w:w="1695" w:type="dxa"/>
          </w:tcPr>
          <w:p w:rsidR="00E71222" w:rsidRPr="00837BEA" w:rsidRDefault="00E71222" w:rsidP="0053742B">
            <w:pPr>
              <w:spacing w:line="276" w:lineRule="auto"/>
              <w:rPr>
                <w:sz w:val="16"/>
                <w:szCs w:val="16"/>
              </w:rPr>
            </w:pPr>
            <w:r w:rsidRPr="00837BEA">
              <w:rPr>
                <w:sz w:val="16"/>
                <w:szCs w:val="16"/>
              </w:rPr>
              <w:t>USA (555, 73)</w:t>
            </w:r>
          </w:p>
        </w:tc>
        <w:tc>
          <w:tcPr>
            <w:tcW w:w="1582" w:type="dxa"/>
          </w:tcPr>
          <w:p w:rsidR="00E71222" w:rsidRPr="00837BEA" w:rsidRDefault="00E71222" w:rsidP="0053742B">
            <w:pPr>
              <w:spacing w:line="276" w:lineRule="auto"/>
              <w:rPr>
                <w:sz w:val="16"/>
                <w:szCs w:val="16"/>
              </w:rPr>
            </w:pPr>
            <w:r w:rsidRPr="00837BEA">
              <w:rPr>
                <w:sz w:val="16"/>
                <w:szCs w:val="16"/>
              </w:rPr>
              <w:t>Andrenidae (24, 10)</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Apidae (193, 22)</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Colletidae (62, 7)</w:t>
            </w:r>
          </w:p>
          <w:p w:rsidR="00E71222" w:rsidRPr="00837BEA" w:rsidRDefault="00E71222" w:rsidP="0053742B">
            <w:pPr>
              <w:spacing w:line="276" w:lineRule="auto"/>
              <w:rPr>
                <w:sz w:val="16"/>
                <w:szCs w:val="16"/>
              </w:rPr>
            </w:pPr>
            <w:r w:rsidRPr="00837BEA">
              <w:rPr>
                <w:sz w:val="16"/>
                <w:szCs w:val="16"/>
              </w:rPr>
              <w:t>Halictidae (244, 26)</w:t>
            </w:r>
          </w:p>
          <w:p w:rsidR="00E71222" w:rsidRPr="00837BEA" w:rsidRDefault="00E71222" w:rsidP="0053742B">
            <w:pPr>
              <w:spacing w:line="276" w:lineRule="auto"/>
              <w:rPr>
                <w:sz w:val="16"/>
                <w:szCs w:val="16"/>
              </w:rPr>
            </w:pPr>
          </w:p>
          <w:p w:rsidR="00E71222" w:rsidRPr="00837BEA" w:rsidRDefault="00E71222" w:rsidP="0053742B">
            <w:pPr>
              <w:spacing w:line="276" w:lineRule="auto"/>
              <w:rPr>
                <w:sz w:val="16"/>
                <w:szCs w:val="16"/>
              </w:rPr>
            </w:pPr>
            <w:r w:rsidRPr="00837BEA">
              <w:rPr>
                <w:sz w:val="16"/>
                <w:szCs w:val="16"/>
              </w:rPr>
              <w:t>Megachilidae</w:t>
            </w:r>
          </w:p>
          <w:p w:rsidR="00E71222" w:rsidRPr="00837BEA" w:rsidRDefault="00E71222" w:rsidP="0053742B">
            <w:pPr>
              <w:spacing w:line="276" w:lineRule="auto"/>
              <w:rPr>
                <w:sz w:val="16"/>
                <w:szCs w:val="16"/>
              </w:rPr>
            </w:pPr>
            <w:r w:rsidRPr="00837BEA">
              <w:rPr>
                <w:sz w:val="16"/>
                <w:szCs w:val="16"/>
              </w:rPr>
              <w:t>Melittidae</w:t>
            </w:r>
          </w:p>
        </w:tc>
        <w:tc>
          <w:tcPr>
            <w:tcW w:w="2960" w:type="dxa"/>
          </w:tcPr>
          <w:p w:rsidR="00E71222" w:rsidRPr="00837BEA" w:rsidRDefault="00E71222" w:rsidP="0053742B">
            <w:pPr>
              <w:spacing w:line="276" w:lineRule="auto"/>
              <w:rPr>
                <w:sz w:val="16"/>
                <w:szCs w:val="16"/>
              </w:rPr>
            </w:pPr>
            <w:r w:rsidRPr="00837BEA">
              <w:rPr>
                <w:sz w:val="16"/>
                <w:szCs w:val="16"/>
              </w:rPr>
              <w:t>Andreninae (19, 5), Oxaeinae (1, 1), Panurginae (4, 4)</w:t>
            </w:r>
          </w:p>
          <w:p w:rsidR="00E71222" w:rsidRPr="00837BEA" w:rsidRDefault="00E71222" w:rsidP="0053742B">
            <w:pPr>
              <w:spacing w:line="276" w:lineRule="auto"/>
              <w:rPr>
                <w:sz w:val="16"/>
                <w:szCs w:val="16"/>
              </w:rPr>
            </w:pPr>
            <w:r w:rsidRPr="00837BEA">
              <w:rPr>
                <w:sz w:val="16"/>
                <w:szCs w:val="16"/>
              </w:rPr>
              <w:t xml:space="preserve">Apinae (177, 17), Nomadinae (1, 1), Xylocopinae (15, 4) </w:t>
            </w:r>
          </w:p>
          <w:p w:rsidR="00E71222" w:rsidRPr="00837BEA" w:rsidRDefault="00E71222" w:rsidP="0053742B">
            <w:pPr>
              <w:spacing w:line="276" w:lineRule="auto"/>
              <w:rPr>
                <w:sz w:val="16"/>
                <w:szCs w:val="16"/>
              </w:rPr>
            </w:pPr>
            <w:r w:rsidRPr="00837BEA">
              <w:rPr>
                <w:sz w:val="16"/>
                <w:szCs w:val="16"/>
              </w:rPr>
              <w:t>Colletinae (2, 2), Hylaeinae (60, 5)</w:t>
            </w:r>
          </w:p>
          <w:p w:rsidR="00E71222" w:rsidRPr="00837BEA" w:rsidRDefault="00E71222" w:rsidP="0053742B">
            <w:pPr>
              <w:spacing w:line="276" w:lineRule="auto"/>
              <w:rPr>
                <w:sz w:val="16"/>
                <w:szCs w:val="16"/>
              </w:rPr>
            </w:pPr>
            <w:r w:rsidRPr="00837BEA">
              <w:rPr>
                <w:sz w:val="16"/>
                <w:szCs w:val="16"/>
              </w:rPr>
              <w:t>Halictinae (242,24), Nomiinae (1, 1), Rophitinae (1, 1)</w:t>
            </w:r>
          </w:p>
          <w:p w:rsidR="00E71222" w:rsidRPr="00837BEA" w:rsidRDefault="00E71222" w:rsidP="0053742B">
            <w:pPr>
              <w:spacing w:line="276" w:lineRule="auto"/>
              <w:rPr>
                <w:sz w:val="16"/>
                <w:szCs w:val="16"/>
              </w:rPr>
            </w:pPr>
            <w:r w:rsidRPr="00837BEA">
              <w:rPr>
                <w:sz w:val="16"/>
                <w:szCs w:val="16"/>
              </w:rPr>
              <w:t>Megachilinae (31, 7)</w:t>
            </w:r>
          </w:p>
          <w:p w:rsidR="00E71222" w:rsidRPr="00837BEA" w:rsidRDefault="00E71222" w:rsidP="0053742B">
            <w:pPr>
              <w:spacing w:line="276" w:lineRule="auto"/>
              <w:rPr>
                <w:sz w:val="16"/>
                <w:szCs w:val="16"/>
              </w:rPr>
            </w:pPr>
            <w:r w:rsidRPr="00837BEA">
              <w:rPr>
                <w:sz w:val="16"/>
                <w:szCs w:val="16"/>
              </w:rPr>
              <w:t>Dasypodainae (1, 1)</w:t>
            </w:r>
          </w:p>
        </w:tc>
      </w:tr>
      <w:tr w:rsidR="00E71222" w:rsidRPr="00837BEA">
        <w:trPr>
          <w:jc w:val="center"/>
        </w:trPr>
        <w:tc>
          <w:tcPr>
            <w:tcW w:w="851" w:type="dxa"/>
            <w:tcBorders>
              <w:bottom w:val="double" w:sz="4" w:space="0" w:color="auto"/>
            </w:tcBorders>
          </w:tcPr>
          <w:p w:rsidR="00E71222" w:rsidRPr="00837BEA" w:rsidRDefault="00E71222" w:rsidP="0053742B">
            <w:pPr>
              <w:spacing w:line="276" w:lineRule="auto"/>
              <w:rPr>
                <w:sz w:val="16"/>
                <w:szCs w:val="16"/>
              </w:rPr>
            </w:pPr>
          </w:p>
        </w:tc>
        <w:tc>
          <w:tcPr>
            <w:tcW w:w="1276" w:type="dxa"/>
            <w:tcBorders>
              <w:bottom w:val="double" w:sz="4" w:space="0" w:color="auto"/>
            </w:tcBorders>
          </w:tcPr>
          <w:p w:rsidR="00E71222" w:rsidRPr="00837BEA" w:rsidRDefault="00E71222" w:rsidP="0053742B">
            <w:pPr>
              <w:spacing w:line="276" w:lineRule="auto"/>
              <w:rPr>
                <w:sz w:val="16"/>
                <w:szCs w:val="16"/>
              </w:rPr>
            </w:pPr>
            <w:r w:rsidRPr="00837BEA">
              <w:rPr>
                <w:sz w:val="16"/>
                <w:szCs w:val="16"/>
              </w:rPr>
              <w:t>South America</w:t>
            </w:r>
          </w:p>
        </w:tc>
        <w:tc>
          <w:tcPr>
            <w:tcW w:w="1695" w:type="dxa"/>
            <w:tcBorders>
              <w:bottom w:val="double" w:sz="4" w:space="0" w:color="auto"/>
            </w:tcBorders>
          </w:tcPr>
          <w:p w:rsidR="00E71222" w:rsidRPr="00837BEA" w:rsidRDefault="00E71222" w:rsidP="0053742B">
            <w:pPr>
              <w:spacing w:line="276" w:lineRule="auto"/>
              <w:rPr>
                <w:sz w:val="16"/>
                <w:szCs w:val="16"/>
              </w:rPr>
            </w:pPr>
            <w:r w:rsidRPr="00837BEA">
              <w:rPr>
                <w:sz w:val="16"/>
                <w:szCs w:val="16"/>
              </w:rPr>
              <w:t>Brazil (204, 22)</w:t>
            </w:r>
          </w:p>
        </w:tc>
        <w:tc>
          <w:tcPr>
            <w:tcW w:w="1582" w:type="dxa"/>
            <w:tcBorders>
              <w:bottom w:val="double" w:sz="4" w:space="0" w:color="auto"/>
            </w:tcBorders>
          </w:tcPr>
          <w:p w:rsidR="00E71222" w:rsidRPr="00837BEA" w:rsidRDefault="00E71222" w:rsidP="0053742B">
            <w:pPr>
              <w:spacing w:line="276" w:lineRule="auto"/>
              <w:rPr>
                <w:sz w:val="16"/>
                <w:szCs w:val="16"/>
              </w:rPr>
            </w:pPr>
            <w:r w:rsidRPr="00837BEA">
              <w:rPr>
                <w:sz w:val="16"/>
                <w:szCs w:val="16"/>
              </w:rPr>
              <w:t>Andrenidae</w:t>
            </w:r>
          </w:p>
          <w:p w:rsidR="00E71222" w:rsidRPr="00837BEA" w:rsidRDefault="00E71222" w:rsidP="0053742B">
            <w:pPr>
              <w:spacing w:line="276" w:lineRule="auto"/>
              <w:rPr>
                <w:sz w:val="16"/>
                <w:szCs w:val="16"/>
              </w:rPr>
            </w:pPr>
            <w:r w:rsidRPr="00837BEA">
              <w:rPr>
                <w:sz w:val="16"/>
                <w:szCs w:val="16"/>
              </w:rPr>
              <w:t>Apidae (174, 17)</w:t>
            </w:r>
          </w:p>
          <w:p w:rsidR="00E71222" w:rsidRPr="00837BEA" w:rsidRDefault="00E71222" w:rsidP="0053742B">
            <w:pPr>
              <w:spacing w:line="276" w:lineRule="auto"/>
              <w:rPr>
                <w:sz w:val="16"/>
                <w:szCs w:val="16"/>
              </w:rPr>
            </w:pPr>
            <w:r w:rsidRPr="00837BEA">
              <w:rPr>
                <w:sz w:val="16"/>
                <w:szCs w:val="16"/>
              </w:rPr>
              <w:t>Halictidae</w:t>
            </w:r>
          </w:p>
          <w:p w:rsidR="00E71222" w:rsidRPr="00837BEA" w:rsidRDefault="00E71222" w:rsidP="0053742B">
            <w:pPr>
              <w:spacing w:line="276" w:lineRule="auto"/>
              <w:rPr>
                <w:sz w:val="16"/>
                <w:szCs w:val="16"/>
              </w:rPr>
            </w:pPr>
            <w:r w:rsidRPr="00837BEA">
              <w:rPr>
                <w:sz w:val="16"/>
                <w:szCs w:val="16"/>
              </w:rPr>
              <w:t>Megachilidae</w:t>
            </w:r>
          </w:p>
        </w:tc>
        <w:tc>
          <w:tcPr>
            <w:tcW w:w="2960" w:type="dxa"/>
            <w:tcBorders>
              <w:bottom w:val="double" w:sz="4" w:space="0" w:color="auto"/>
            </w:tcBorders>
          </w:tcPr>
          <w:p w:rsidR="00E71222" w:rsidRPr="00837BEA" w:rsidRDefault="00E71222" w:rsidP="0053742B">
            <w:pPr>
              <w:spacing w:line="276" w:lineRule="auto"/>
              <w:rPr>
                <w:sz w:val="16"/>
                <w:szCs w:val="16"/>
              </w:rPr>
            </w:pPr>
            <w:r w:rsidRPr="00837BEA">
              <w:rPr>
                <w:sz w:val="16"/>
                <w:szCs w:val="16"/>
              </w:rPr>
              <w:t>Panurginae (8, 1)</w:t>
            </w:r>
          </w:p>
          <w:p w:rsidR="00E71222" w:rsidRPr="00837BEA" w:rsidRDefault="00E71222" w:rsidP="0053742B">
            <w:pPr>
              <w:spacing w:line="276" w:lineRule="auto"/>
              <w:rPr>
                <w:sz w:val="16"/>
                <w:szCs w:val="16"/>
              </w:rPr>
            </w:pPr>
            <w:r w:rsidRPr="00837BEA">
              <w:rPr>
                <w:sz w:val="16"/>
                <w:szCs w:val="16"/>
              </w:rPr>
              <w:t>Apinae (149, 12), Xylocopinae (25, 5)</w:t>
            </w:r>
          </w:p>
          <w:p w:rsidR="00E71222" w:rsidRPr="00837BEA" w:rsidRDefault="00E71222" w:rsidP="0053742B">
            <w:pPr>
              <w:spacing w:line="276" w:lineRule="auto"/>
              <w:rPr>
                <w:sz w:val="16"/>
                <w:szCs w:val="16"/>
              </w:rPr>
            </w:pPr>
            <w:r w:rsidRPr="00837BEA">
              <w:rPr>
                <w:sz w:val="16"/>
                <w:szCs w:val="16"/>
              </w:rPr>
              <w:t>Halictinae (11, 2)</w:t>
            </w:r>
          </w:p>
          <w:p w:rsidR="00E71222" w:rsidRPr="00837BEA" w:rsidRDefault="00E71222" w:rsidP="0053742B">
            <w:pPr>
              <w:spacing w:line="276" w:lineRule="auto"/>
              <w:rPr>
                <w:sz w:val="16"/>
                <w:szCs w:val="16"/>
              </w:rPr>
            </w:pPr>
            <w:r w:rsidRPr="00837BEA">
              <w:rPr>
                <w:sz w:val="16"/>
                <w:szCs w:val="16"/>
              </w:rPr>
              <w:t>Megachilinae (11, 2)</w:t>
            </w:r>
          </w:p>
        </w:tc>
      </w:tr>
      <w:tr w:rsidR="00E71222" w:rsidRPr="00837BEA">
        <w:trPr>
          <w:jc w:val="center"/>
        </w:trPr>
        <w:tc>
          <w:tcPr>
            <w:tcW w:w="851"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Hoverfly</w:t>
            </w:r>
          </w:p>
        </w:tc>
        <w:tc>
          <w:tcPr>
            <w:tcW w:w="1276"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Australasia</w:t>
            </w:r>
          </w:p>
        </w:tc>
        <w:tc>
          <w:tcPr>
            <w:tcW w:w="1695"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Australia (120, 19)</w:t>
            </w:r>
          </w:p>
        </w:tc>
        <w:tc>
          <w:tcPr>
            <w:tcW w:w="1582" w:type="dxa"/>
            <w:tcBorders>
              <w:top w:val="double" w:sz="4" w:space="0" w:color="auto"/>
            </w:tcBorders>
          </w:tcPr>
          <w:p w:rsidR="00E71222" w:rsidRPr="00837BEA" w:rsidRDefault="00E71222" w:rsidP="0053742B">
            <w:pPr>
              <w:spacing w:line="276" w:lineRule="auto"/>
              <w:rPr>
                <w:sz w:val="16"/>
                <w:szCs w:val="16"/>
              </w:rPr>
            </w:pPr>
          </w:p>
        </w:tc>
        <w:tc>
          <w:tcPr>
            <w:tcW w:w="2960" w:type="dxa"/>
            <w:tcBorders>
              <w:top w:val="double" w:sz="4" w:space="0" w:color="auto"/>
            </w:tcBorders>
          </w:tcPr>
          <w:p w:rsidR="00E71222" w:rsidRPr="00837BEA" w:rsidRDefault="00E71222" w:rsidP="0053742B">
            <w:pPr>
              <w:spacing w:line="276" w:lineRule="auto"/>
              <w:rPr>
                <w:sz w:val="16"/>
                <w:szCs w:val="16"/>
              </w:rPr>
            </w:pPr>
            <w:r w:rsidRPr="00837BEA">
              <w:rPr>
                <w:sz w:val="16"/>
                <w:szCs w:val="16"/>
              </w:rPr>
              <w:t>Eristalinae (25, 7), Syrphinae (95, 12)</w:t>
            </w:r>
          </w:p>
        </w:tc>
      </w:tr>
      <w:tr w:rsidR="00E71222" w:rsidRPr="00837BEA">
        <w:trPr>
          <w:jc w:val="center"/>
        </w:trPr>
        <w:tc>
          <w:tcPr>
            <w:tcW w:w="851" w:type="dxa"/>
            <w:tcBorders>
              <w:bottom w:val="nil"/>
            </w:tcBorders>
          </w:tcPr>
          <w:p w:rsidR="00E71222" w:rsidRPr="00837BEA" w:rsidRDefault="00E71222" w:rsidP="0053742B">
            <w:pPr>
              <w:spacing w:line="276" w:lineRule="auto"/>
              <w:rPr>
                <w:sz w:val="16"/>
                <w:szCs w:val="16"/>
              </w:rPr>
            </w:pPr>
          </w:p>
        </w:tc>
        <w:tc>
          <w:tcPr>
            <w:tcW w:w="1276" w:type="dxa"/>
            <w:tcBorders>
              <w:bottom w:val="nil"/>
            </w:tcBorders>
          </w:tcPr>
          <w:p w:rsidR="00E71222" w:rsidRPr="00837BEA" w:rsidRDefault="00E71222" w:rsidP="0053742B">
            <w:pPr>
              <w:spacing w:line="276" w:lineRule="auto"/>
              <w:rPr>
                <w:sz w:val="16"/>
                <w:szCs w:val="16"/>
              </w:rPr>
            </w:pPr>
            <w:r w:rsidRPr="00837BEA">
              <w:rPr>
                <w:sz w:val="16"/>
                <w:szCs w:val="16"/>
              </w:rPr>
              <w:t>Europe</w:t>
            </w:r>
          </w:p>
        </w:tc>
        <w:tc>
          <w:tcPr>
            <w:tcW w:w="1695" w:type="dxa"/>
            <w:tcBorders>
              <w:bottom w:val="nil"/>
            </w:tcBorders>
          </w:tcPr>
          <w:p w:rsidR="00E71222" w:rsidRPr="00837BEA" w:rsidRDefault="00E71222" w:rsidP="0053742B">
            <w:pPr>
              <w:spacing w:line="276" w:lineRule="auto"/>
              <w:rPr>
                <w:sz w:val="16"/>
                <w:szCs w:val="16"/>
              </w:rPr>
            </w:pPr>
            <w:r w:rsidRPr="00837BEA">
              <w:rPr>
                <w:sz w:val="16"/>
                <w:szCs w:val="16"/>
              </w:rPr>
              <w:t>Ireland (39, 15)</w:t>
            </w:r>
          </w:p>
        </w:tc>
        <w:tc>
          <w:tcPr>
            <w:tcW w:w="1582" w:type="dxa"/>
            <w:tcBorders>
              <w:bottom w:val="nil"/>
            </w:tcBorders>
          </w:tcPr>
          <w:p w:rsidR="00E71222" w:rsidRPr="00837BEA" w:rsidRDefault="00E71222" w:rsidP="0053742B">
            <w:pPr>
              <w:spacing w:line="276" w:lineRule="auto"/>
              <w:rPr>
                <w:sz w:val="16"/>
                <w:szCs w:val="16"/>
              </w:rPr>
            </w:pPr>
          </w:p>
        </w:tc>
        <w:tc>
          <w:tcPr>
            <w:tcW w:w="2960" w:type="dxa"/>
            <w:tcBorders>
              <w:bottom w:val="nil"/>
            </w:tcBorders>
          </w:tcPr>
          <w:p w:rsidR="00E71222" w:rsidRPr="00837BEA" w:rsidRDefault="00E71222" w:rsidP="0053742B">
            <w:pPr>
              <w:spacing w:line="276" w:lineRule="auto"/>
              <w:rPr>
                <w:sz w:val="16"/>
                <w:szCs w:val="16"/>
              </w:rPr>
            </w:pPr>
            <w:r w:rsidRPr="00837BEA">
              <w:rPr>
                <w:sz w:val="16"/>
                <w:szCs w:val="16"/>
              </w:rPr>
              <w:t>Eristalinae (8, 5), Syrphinae (31, 10)</w:t>
            </w:r>
          </w:p>
        </w:tc>
      </w:tr>
      <w:tr w:rsidR="00E71222" w:rsidRPr="00837BEA">
        <w:trPr>
          <w:jc w:val="center"/>
        </w:trPr>
        <w:tc>
          <w:tcPr>
            <w:tcW w:w="851" w:type="dxa"/>
            <w:tcBorders>
              <w:top w:val="nil"/>
              <w:bottom w:val="nil"/>
            </w:tcBorders>
          </w:tcPr>
          <w:p w:rsidR="00E71222" w:rsidRPr="00837BEA" w:rsidRDefault="00E71222" w:rsidP="0053742B">
            <w:pPr>
              <w:spacing w:line="276" w:lineRule="auto"/>
              <w:rPr>
                <w:sz w:val="16"/>
                <w:szCs w:val="16"/>
              </w:rPr>
            </w:pPr>
          </w:p>
        </w:tc>
        <w:tc>
          <w:tcPr>
            <w:tcW w:w="1276" w:type="dxa"/>
            <w:tcBorders>
              <w:top w:val="nil"/>
              <w:bottom w:val="nil"/>
            </w:tcBorders>
          </w:tcPr>
          <w:p w:rsidR="00E71222" w:rsidRPr="00837BEA" w:rsidRDefault="00E71222" w:rsidP="0053742B">
            <w:pPr>
              <w:spacing w:line="276" w:lineRule="auto"/>
              <w:rPr>
                <w:sz w:val="16"/>
                <w:szCs w:val="16"/>
              </w:rPr>
            </w:pPr>
          </w:p>
        </w:tc>
        <w:tc>
          <w:tcPr>
            <w:tcW w:w="1695" w:type="dxa"/>
            <w:tcBorders>
              <w:top w:val="nil"/>
              <w:bottom w:val="nil"/>
            </w:tcBorders>
          </w:tcPr>
          <w:p w:rsidR="00E71222" w:rsidRPr="00837BEA" w:rsidRDefault="00E71222" w:rsidP="0053742B">
            <w:pPr>
              <w:spacing w:line="276" w:lineRule="auto"/>
              <w:rPr>
                <w:sz w:val="16"/>
                <w:szCs w:val="16"/>
              </w:rPr>
            </w:pPr>
            <w:r w:rsidRPr="00837BEA">
              <w:rPr>
                <w:sz w:val="16"/>
                <w:szCs w:val="16"/>
              </w:rPr>
              <w:t>Spain (8, 8)</w:t>
            </w:r>
          </w:p>
        </w:tc>
        <w:tc>
          <w:tcPr>
            <w:tcW w:w="1582" w:type="dxa"/>
            <w:tcBorders>
              <w:top w:val="nil"/>
              <w:bottom w:val="nil"/>
            </w:tcBorders>
          </w:tcPr>
          <w:p w:rsidR="00E71222" w:rsidRPr="00837BEA" w:rsidRDefault="00E71222" w:rsidP="0053742B">
            <w:pPr>
              <w:spacing w:line="276" w:lineRule="auto"/>
              <w:rPr>
                <w:sz w:val="16"/>
                <w:szCs w:val="16"/>
              </w:rPr>
            </w:pPr>
          </w:p>
        </w:tc>
        <w:tc>
          <w:tcPr>
            <w:tcW w:w="2960" w:type="dxa"/>
            <w:tcBorders>
              <w:top w:val="nil"/>
              <w:bottom w:val="nil"/>
            </w:tcBorders>
          </w:tcPr>
          <w:p w:rsidR="00E71222" w:rsidRPr="00837BEA" w:rsidRDefault="00E71222" w:rsidP="0053742B">
            <w:pPr>
              <w:spacing w:line="276" w:lineRule="auto"/>
              <w:rPr>
                <w:sz w:val="16"/>
                <w:szCs w:val="16"/>
              </w:rPr>
            </w:pPr>
            <w:r w:rsidRPr="00837BEA">
              <w:rPr>
                <w:sz w:val="16"/>
                <w:szCs w:val="16"/>
              </w:rPr>
              <w:t>Eristalinae (6, 6), Syrphinae (2, 2)</w:t>
            </w:r>
          </w:p>
        </w:tc>
      </w:tr>
      <w:tr w:rsidR="00E71222" w:rsidRPr="00837BEA">
        <w:trPr>
          <w:jc w:val="center"/>
        </w:trPr>
        <w:tc>
          <w:tcPr>
            <w:tcW w:w="851" w:type="dxa"/>
            <w:tcBorders>
              <w:top w:val="nil"/>
              <w:bottom w:val="double" w:sz="4" w:space="0" w:color="auto"/>
            </w:tcBorders>
          </w:tcPr>
          <w:p w:rsidR="00E71222" w:rsidRPr="00837BEA" w:rsidRDefault="00E71222" w:rsidP="0053742B">
            <w:pPr>
              <w:spacing w:line="276" w:lineRule="auto"/>
              <w:rPr>
                <w:sz w:val="16"/>
                <w:szCs w:val="16"/>
              </w:rPr>
            </w:pPr>
          </w:p>
        </w:tc>
        <w:tc>
          <w:tcPr>
            <w:tcW w:w="1276" w:type="dxa"/>
            <w:tcBorders>
              <w:top w:val="nil"/>
              <w:bottom w:val="double" w:sz="4" w:space="0" w:color="auto"/>
            </w:tcBorders>
          </w:tcPr>
          <w:p w:rsidR="00E71222" w:rsidRPr="00837BEA" w:rsidRDefault="00E71222" w:rsidP="0053742B">
            <w:pPr>
              <w:spacing w:line="276" w:lineRule="auto"/>
              <w:rPr>
                <w:sz w:val="16"/>
                <w:szCs w:val="16"/>
              </w:rPr>
            </w:pPr>
          </w:p>
        </w:tc>
        <w:tc>
          <w:tcPr>
            <w:tcW w:w="1695" w:type="dxa"/>
            <w:tcBorders>
              <w:top w:val="nil"/>
              <w:bottom w:val="double" w:sz="4" w:space="0" w:color="auto"/>
            </w:tcBorders>
          </w:tcPr>
          <w:p w:rsidR="00E71222" w:rsidRPr="00837BEA" w:rsidRDefault="00E71222" w:rsidP="0053742B">
            <w:pPr>
              <w:spacing w:line="276" w:lineRule="auto"/>
              <w:rPr>
                <w:sz w:val="16"/>
                <w:szCs w:val="16"/>
              </w:rPr>
            </w:pPr>
            <w:r w:rsidRPr="00837BEA">
              <w:rPr>
                <w:sz w:val="16"/>
                <w:szCs w:val="16"/>
              </w:rPr>
              <w:t>Switzerland (232, 79)</w:t>
            </w:r>
          </w:p>
        </w:tc>
        <w:tc>
          <w:tcPr>
            <w:tcW w:w="1582" w:type="dxa"/>
            <w:tcBorders>
              <w:top w:val="nil"/>
              <w:bottom w:val="double" w:sz="4" w:space="0" w:color="auto"/>
            </w:tcBorders>
          </w:tcPr>
          <w:p w:rsidR="00E71222" w:rsidRPr="00837BEA" w:rsidRDefault="00E71222" w:rsidP="0053742B">
            <w:pPr>
              <w:spacing w:line="276" w:lineRule="auto"/>
              <w:rPr>
                <w:sz w:val="16"/>
                <w:szCs w:val="16"/>
              </w:rPr>
            </w:pPr>
          </w:p>
        </w:tc>
        <w:tc>
          <w:tcPr>
            <w:tcW w:w="2960" w:type="dxa"/>
            <w:tcBorders>
              <w:top w:val="nil"/>
              <w:bottom w:val="double" w:sz="4" w:space="0" w:color="auto"/>
            </w:tcBorders>
          </w:tcPr>
          <w:p w:rsidR="00E71222" w:rsidRPr="00837BEA" w:rsidRDefault="00E71222" w:rsidP="0053742B">
            <w:pPr>
              <w:spacing w:line="276" w:lineRule="auto"/>
              <w:rPr>
                <w:sz w:val="16"/>
                <w:szCs w:val="16"/>
              </w:rPr>
            </w:pPr>
            <w:r w:rsidRPr="00837BEA">
              <w:rPr>
                <w:sz w:val="16"/>
                <w:szCs w:val="16"/>
              </w:rPr>
              <w:t>Eristalinae (114, 37), Syrphinae (118, 42)</w:t>
            </w:r>
          </w:p>
        </w:tc>
      </w:tr>
    </w:tbl>
    <w:p w:rsidR="00E71222" w:rsidRPr="00837BEA" w:rsidRDefault="00E71222" w:rsidP="00FD24FB">
      <w:pPr>
        <w:spacing w:line="480" w:lineRule="auto"/>
        <w:jc w:val="both"/>
      </w:pPr>
    </w:p>
    <w:p w:rsidR="00E71222" w:rsidRPr="00837BEA" w:rsidRDefault="00E71222" w:rsidP="00226D4D">
      <w:pPr>
        <w:sectPr w:rsidR="00E71222" w:rsidRPr="00837BEA" w:rsidSect="00226D4D">
          <w:pgSz w:w="11900" w:h="16840"/>
          <w:pgMar w:top="1440" w:right="1440" w:bottom="1440" w:left="1440" w:header="708" w:footer="708" w:gutter="0"/>
          <w:cols w:space="708"/>
          <w:docGrid w:linePitch="360"/>
        </w:sectPr>
      </w:pPr>
    </w:p>
    <w:p w:rsidR="00E71222" w:rsidRPr="00957B91" w:rsidRDefault="00E71222" w:rsidP="00791AC1">
      <w:pPr>
        <w:jc w:val="both"/>
      </w:pPr>
      <w:r w:rsidRPr="00837BEA">
        <w:t>Table 2. Model selection tables for bee and hoverfly interspecif</w:t>
      </w:r>
      <w:r w:rsidRPr="00D01638">
        <w:t xml:space="preserve">ic models. Shown models are those selected for inclusion in the </w:t>
      </w:r>
      <w:r w:rsidRPr="00D01638">
        <w:rPr>
          <w:i/>
          <w:iCs/>
        </w:rPr>
        <w:t>R</w:t>
      </w:r>
      <w:r>
        <w:t xml:space="preserve"> package</w:t>
      </w:r>
      <w:r w:rsidRPr="00D01638">
        <w:t xml:space="preserve">. Model types: i) </w:t>
      </w:r>
      <w:r w:rsidRPr="004A1F67">
        <w:t xml:space="preserve">GLMM: </w:t>
      </w:r>
      <w:r w:rsidRPr="00B77527">
        <w:t>generalised linear mixed models and ii) PGLMM</w:t>
      </w:r>
      <w:r w:rsidRPr="00D121F7">
        <w:t xml:space="preserve">: phylogenetic generalised </w:t>
      </w:r>
      <w:r w:rsidRPr="00C93E96">
        <w:t>linear mixed</w:t>
      </w:r>
      <w:r w:rsidRPr="00957B91">
        <w:t xml:space="preserve"> model.</w:t>
      </w:r>
      <w:r>
        <w:t xml:space="preserve"> #: Model number in model selection process, Int: Intercept, lnITD: ln intertegular distance, Fam: Family, Subf: Subfamily, df: degrees of freedom, </w:t>
      </w:r>
      <w:r w:rsidRPr="00D01638">
        <w:t>DIC</w:t>
      </w:r>
      <w:r>
        <w:t>: deviance information criterion</w:t>
      </w:r>
      <w:r w:rsidRPr="00D01638">
        <w:t xml:space="preserve">, </w:t>
      </w:r>
      <w:r w:rsidRPr="000069C1">
        <w:t>ΔDIC</w:t>
      </w:r>
      <w:r w:rsidRPr="00D01638" w:rsidDel="00E005F0">
        <w:t xml:space="preserve"> </w:t>
      </w:r>
      <w:r w:rsidRPr="00D01638">
        <w:t>and RMSE</w:t>
      </w:r>
      <w:r>
        <w:t>:</w:t>
      </w:r>
      <w:r w:rsidRPr="00D01638">
        <w:t xml:space="preserve"> </w:t>
      </w:r>
      <w:r>
        <w:t>root-mean square error (k = 10).</w:t>
      </w:r>
    </w:p>
    <w:tbl>
      <w:tblPr>
        <w:tblW w:w="14228" w:type="dxa"/>
        <w:jc w:val="center"/>
        <w:tblLook w:val="00A0"/>
      </w:tblPr>
      <w:tblGrid>
        <w:gridCol w:w="871"/>
        <w:gridCol w:w="880"/>
        <w:gridCol w:w="455"/>
        <w:gridCol w:w="771"/>
        <w:gridCol w:w="894"/>
        <w:gridCol w:w="572"/>
        <w:gridCol w:w="594"/>
        <w:gridCol w:w="605"/>
        <w:gridCol w:w="516"/>
        <w:gridCol w:w="1116"/>
        <w:gridCol w:w="1139"/>
        <w:gridCol w:w="1150"/>
        <w:gridCol w:w="1061"/>
        <w:gridCol w:w="396"/>
        <w:gridCol w:w="801"/>
        <w:gridCol w:w="891"/>
        <w:gridCol w:w="1516"/>
      </w:tblGrid>
      <w:tr w:rsidR="00E71222" w:rsidRPr="00614376">
        <w:trPr>
          <w:trHeight w:val="310"/>
          <w:jc w:val="center"/>
        </w:trPr>
        <w:tc>
          <w:tcPr>
            <w:tcW w:w="871"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Taxa</w:t>
            </w:r>
          </w:p>
        </w:tc>
        <w:tc>
          <w:tcPr>
            <w:tcW w:w="880"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Model</w:t>
            </w:r>
          </w:p>
        </w:tc>
        <w:tc>
          <w:tcPr>
            <w:tcW w:w="455"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w:t>
            </w:r>
          </w:p>
        </w:tc>
        <w:tc>
          <w:tcPr>
            <w:tcW w:w="771"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Int</w:t>
            </w:r>
          </w:p>
        </w:tc>
        <w:tc>
          <w:tcPr>
            <w:tcW w:w="894"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lnITD</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Fam</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Subf</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Biog</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Sex</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lnITD:Fam</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lnITD:Subf</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lnITD:Biog</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lnITD:Sex</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df</w:t>
            </w:r>
          </w:p>
        </w:tc>
        <w:tc>
          <w:tcPr>
            <w:tcW w:w="0" w:type="auto"/>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DIC</w:t>
            </w:r>
          </w:p>
        </w:tc>
        <w:tc>
          <w:tcPr>
            <w:tcW w:w="891"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0069C1">
              <w:rPr>
                <w:sz w:val="20"/>
                <w:szCs w:val="20"/>
              </w:rPr>
              <w:t>ΔDIC</w:t>
            </w:r>
          </w:p>
        </w:tc>
        <w:tc>
          <w:tcPr>
            <w:tcW w:w="1516" w:type="dxa"/>
            <w:tcBorders>
              <w:top w:val="double" w:sz="6" w:space="0" w:color="auto"/>
              <w:left w:val="nil"/>
              <w:bottom w:val="double" w:sz="6" w:space="0" w:color="auto"/>
              <w:right w:val="nil"/>
            </w:tcBorders>
            <w:noWrap/>
            <w:vAlign w:val="bottom"/>
          </w:tcPr>
          <w:p w:rsidR="00E71222" w:rsidRPr="00200413" w:rsidRDefault="00E71222" w:rsidP="00200413">
            <w:pPr>
              <w:jc w:val="center"/>
              <w:rPr>
                <w:color w:val="000000"/>
                <w:sz w:val="20"/>
                <w:szCs w:val="20"/>
                <w:lang w:eastAsia="en-AU"/>
              </w:rPr>
            </w:pPr>
            <w:r w:rsidRPr="00200413">
              <w:rPr>
                <w:color w:val="000000"/>
                <w:sz w:val="20"/>
                <w:szCs w:val="20"/>
                <w:lang w:eastAsia="en-AU"/>
              </w:rPr>
              <w:t>RMSE</w:t>
            </w:r>
          </w:p>
        </w:tc>
      </w:tr>
      <w:tr w:rsidR="00E71222" w:rsidRPr="00614376">
        <w:trPr>
          <w:trHeight w:val="30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1.149</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2.066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22</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289.668</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17.238 </w:t>
            </w:r>
            <w:r w:rsidRPr="00D01638">
              <w:rPr>
                <w:sz w:val="20"/>
                <w:szCs w:val="20"/>
              </w:rPr>
              <w:t>±</w:t>
            </w:r>
            <w:r>
              <w:rPr>
                <w:sz w:val="20"/>
                <w:szCs w:val="20"/>
              </w:rPr>
              <w:t xml:space="preserve"> 5.304</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0.839</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2.271</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12</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314.349</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24.681</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17.213 </w:t>
            </w:r>
            <w:r w:rsidRPr="00D01638">
              <w:rPr>
                <w:sz w:val="20"/>
                <w:szCs w:val="20"/>
              </w:rPr>
              <w:t>±</w:t>
            </w:r>
            <w:r>
              <w:rPr>
                <w:sz w:val="20"/>
                <w:szCs w:val="20"/>
              </w:rPr>
              <w:t xml:space="preserve"> 3.751</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0.817</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2.384</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11</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328.477</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38.810</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18.523 </w:t>
            </w:r>
            <w:r w:rsidRPr="00D01638">
              <w:rPr>
                <w:sz w:val="20"/>
                <w:szCs w:val="20"/>
              </w:rPr>
              <w:t>±</w:t>
            </w:r>
            <w:r>
              <w:rPr>
                <w:sz w:val="20"/>
                <w:szCs w:val="20"/>
              </w:rPr>
              <w:t xml:space="preserve"> 5.745</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1.118</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2.006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20</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343.864</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54.197</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21.728 </w:t>
            </w:r>
            <w:r w:rsidRPr="00D01638">
              <w:rPr>
                <w:sz w:val="20"/>
                <w:szCs w:val="20"/>
              </w:rPr>
              <w:t>±</w:t>
            </w:r>
            <w:r>
              <w:rPr>
                <w:sz w:val="20"/>
                <w:szCs w:val="20"/>
              </w:rPr>
              <w:t xml:space="preserve"> 6.712</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0.585</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2.502</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344.652</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54.984</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20.421 </w:t>
            </w:r>
            <w:r w:rsidRPr="00D01638">
              <w:rPr>
                <w:sz w:val="20"/>
                <w:szCs w:val="20"/>
              </w:rPr>
              <w:t>±</w:t>
            </w:r>
            <w:r>
              <w:rPr>
                <w:sz w:val="20"/>
                <w:szCs w:val="20"/>
              </w:rPr>
              <w:t xml:space="preserve"> 5.872</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0.818</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2.216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371.572</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81.905</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18.207 </w:t>
            </w:r>
            <w:r w:rsidRPr="00D01638">
              <w:rPr>
                <w:sz w:val="20"/>
                <w:szCs w:val="20"/>
              </w:rPr>
              <w:t>±</w:t>
            </w:r>
            <w:r>
              <w:rPr>
                <w:sz w:val="20"/>
                <w:szCs w:val="20"/>
              </w:rPr>
              <w:t xml:space="preserve"> 5.608</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0.755</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2.367</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392.246</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102.579</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23.457 </w:t>
            </w:r>
            <w:r w:rsidRPr="00D01638">
              <w:rPr>
                <w:sz w:val="20"/>
                <w:szCs w:val="20"/>
              </w:rPr>
              <w:t>±</w:t>
            </w:r>
            <w:r>
              <w:rPr>
                <w:sz w:val="20"/>
                <w:szCs w:val="20"/>
              </w:rPr>
              <w:t xml:space="preserve"> 7.376</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0.554</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2.467</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406.059</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116.391</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21.804 </w:t>
            </w:r>
            <w:r w:rsidRPr="00D01638">
              <w:rPr>
                <w:sz w:val="20"/>
                <w:szCs w:val="20"/>
              </w:rPr>
              <w:t>±</w:t>
            </w:r>
            <w:r>
              <w:rPr>
                <w:sz w:val="20"/>
                <w:szCs w:val="20"/>
              </w:rPr>
              <w:t xml:space="preserve"> 6.46</w:t>
            </w:r>
          </w:p>
        </w:tc>
      </w:tr>
      <w:tr w:rsidR="00E71222" w:rsidRPr="00614376">
        <w:trPr>
          <w:trHeight w:val="290"/>
          <w:jc w:val="center"/>
        </w:trPr>
        <w:tc>
          <w:tcPr>
            <w:tcW w:w="871"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PGLMM</w:t>
            </w:r>
          </w:p>
        </w:tc>
        <w:tc>
          <w:tcPr>
            <w:tcW w:w="455"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1</w:t>
            </w:r>
          </w:p>
        </w:tc>
        <w:tc>
          <w:tcPr>
            <w:tcW w:w="771"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0.783</w:t>
            </w:r>
          </w:p>
        </w:tc>
        <w:tc>
          <w:tcPr>
            <w:tcW w:w="894"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2.248</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12</w:t>
            </w:r>
          </w:p>
        </w:tc>
        <w:tc>
          <w:tcPr>
            <w:tcW w:w="0" w:type="auto"/>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319.609</w:t>
            </w:r>
          </w:p>
        </w:tc>
        <w:tc>
          <w:tcPr>
            <w:tcW w:w="891"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w:t>
            </w:r>
          </w:p>
        </w:tc>
        <w:tc>
          <w:tcPr>
            <w:tcW w:w="1516" w:type="dxa"/>
            <w:tcBorders>
              <w:top w:val="single" w:sz="4" w:space="0" w:color="auto"/>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18.377 </w:t>
            </w:r>
            <w:r w:rsidRPr="00D01638">
              <w:rPr>
                <w:sz w:val="20"/>
                <w:szCs w:val="20"/>
              </w:rPr>
              <w:t>±</w:t>
            </w:r>
            <w:r>
              <w:rPr>
                <w:sz w:val="20"/>
                <w:szCs w:val="20"/>
              </w:rPr>
              <w:t xml:space="preserve"> 5.778</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0.610</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2.429</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330.358</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10.749</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21.894 </w:t>
            </w:r>
            <w:r w:rsidRPr="00D01638">
              <w:rPr>
                <w:sz w:val="20"/>
                <w:szCs w:val="20"/>
              </w:rPr>
              <w:t>±</w:t>
            </w:r>
            <w:r>
              <w:rPr>
                <w:sz w:val="20"/>
                <w:szCs w:val="20"/>
              </w:rPr>
              <w:t xml:space="preserve"> 6.642</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0.750</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2.222</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372.365</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52.756</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19.579 </w:t>
            </w:r>
            <w:r w:rsidRPr="00D01638">
              <w:rPr>
                <w:sz w:val="20"/>
                <w:szCs w:val="20"/>
              </w:rPr>
              <w:t>±</w:t>
            </w:r>
            <w:r>
              <w:rPr>
                <w:sz w:val="20"/>
                <w:szCs w:val="20"/>
              </w:rPr>
              <w:t xml:space="preserve"> 6.305</w:t>
            </w:r>
          </w:p>
        </w:tc>
      </w:tr>
      <w:tr w:rsidR="00E71222" w:rsidRPr="00614376">
        <w:trPr>
          <w:trHeight w:val="300"/>
          <w:jc w:val="center"/>
        </w:trPr>
        <w:tc>
          <w:tcPr>
            <w:tcW w:w="87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0.534</w:t>
            </w:r>
          </w:p>
        </w:tc>
        <w:tc>
          <w:tcPr>
            <w:tcW w:w="894"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2.435</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382.299</w:t>
            </w:r>
          </w:p>
        </w:tc>
        <w:tc>
          <w:tcPr>
            <w:tcW w:w="89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62.689</w:t>
            </w:r>
          </w:p>
        </w:tc>
        <w:tc>
          <w:tcPr>
            <w:tcW w:w="1516"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22.993 </w:t>
            </w:r>
            <w:r w:rsidRPr="00D01638">
              <w:rPr>
                <w:sz w:val="20"/>
                <w:szCs w:val="20"/>
              </w:rPr>
              <w:t>±</w:t>
            </w:r>
            <w:r>
              <w:rPr>
                <w:sz w:val="20"/>
                <w:szCs w:val="20"/>
              </w:rPr>
              <w:t xml:space="preserve"> 7.014</w:t>
            </w:r>
          </w:p>
        </w:tc>
      </w:tr>
      <w:tr w:rsidR="00E71222" w:rsidRPr="00614376">
        <w:trPr>
          <w:trHeight w:val="30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0.008</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2.519</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161.197</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5.077 </w:t>
            </w:r>
            <w:r w:rsidRPr="00D01638">
              <w:rPr>
                <w:sz w:val="20"/>
                <w:szCs w:val="20"/>
              </w:rPr>
              <w:t>±</w:t>
            </w:r>
            <w:r>
              <w:rPr>
                <w:sz w:val="20"/>
                <w:szCs w:val="20"/>
              </w:rPr>
              <w:t xml:space="preserve"> 1.007</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0.022</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2.551</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162.377</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1.179</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5.24 </w:t>
            </w:r>
            <w:r w:rsidRPr="00D01638">
              <w:rPr>
                <w:sz w:val="20"/>
                <w:szCs w:val="20"/>
              </w:rPr>
              <w:t>±</w:t>
            </w:r>
            <w:r>
              <w:rPr>
                <w:sz w:val="20"/>
                <w:szCs w:val="20"/>
              </w:rPr>
              <w:t xml:space="preserve"> 1.24</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3</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-0.074</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2.561</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166.011</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4.814</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5.247 </w:t>
            </w:r>
            <w:r w:rsidRPr="00D01638">
              <w:rPr>
                <w:sz w:val="20"/>
                <w:szCs w:val="20"/>
              </w:rPr>
              <w:t>±</w:t>
            </w:r>
            <w:r>
              <w:rPr>
                <w:sz w:val="20"/>
                <w:szCs w:val="20"/>
              </w:rPr>
              <w:t xml:space="preserve"> 0.99</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2.565</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7</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166.223</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5.026</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5.334 </w:t>
            </w:r>
            <w:r w:rsidRPr="00D01638">
              <w:rPr>
                <w:sz w:val="20"/>
                <w:szCs w:val="20"/>
              </w:rPr>
              <w:t>±</w:t>
            </w:r>
            <w:r>
              <w:rPr>
                <w:sz w:val="20"/>
                <w:szCs w:val="20"/>
              </w:rPr>
              <w:t xml:space="preserve"> 1.164</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0.109</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2.424</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167.761</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6.564</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4.888 </w:t>
            </w:r>
            <w:r w:rsidRPr="00D01638">
              <w:rPr>
                <w:sz w:val="20"/>
                <w:szCs w:val="20"/>
              </w:rPr>
              <w:t>±</w:t>
            </w:r>
            <w:r>
              <w:rPr>
                <w:sz w:val="20"/>
                <w:szCs w:val="20"/>
              </w:rPr>
              <w:t xml:space="preserve"> 0.808</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-0.045</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2.515</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168.170</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6.973</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5.027 </w:t>
            </w:r>
            <w:r w:rsidRPr="00D01638">
              <w:rPr>
                <w:sz w:val="20"/>
                <w:szCs w:val="20"/>
              </w:rPr>
              <w:t>±</w:t>
            </w:r>
            <w:r>
              <w:rPr>
                <w:sz w:val="20"/>
                <w:szCs w:val="20"/>
              </w:rPr>
              <w:t xml:space="preserve"> 0.809</w:t>
            </w:r>
          </w:p>
        </w:tc>
      </w:tr>
      <w:tr w:rsidR="00E71222" w:rsidRPr="00614376">
        <w:trPr>
          <w:trHeight w:val="290"/>
          <w:jc w:val="center"/>
        </w:trPr>
        <w:tc>
          <w:tcPr>
            <w:tcW w:w="8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2.456</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173.382</w:t>
            </w:r>
          </w:p>
        </w:tc>
        <w:tc>
          <w:tcPr>
            <w:tcW w:w="891"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12.185</w:t>
            </w:r>
          </w:p>
        </w:tc>
        <w:tc>
          <w:tcPr>
            <w:tcW w:w="1516" w:type="dxa"/>
            <w:tcBorders>
              <w:top w:val="nil"/>
              <w:left w:val="nil"/>
              <w:bottom w:val="nil"/>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5.087 </w:t>
            </w:r>
            <w:r w:rsidRPr="00D01638">
              <w:rPr>
                <w:sz w:val="20"/>
                <w:szCs w:val="20"/>
              </w:rPr>
              <w:t>±</w:t>
            </w:r>
            <w:r>
              <w:rPr>
                <w:sz w:val="20"/>
                <w:szCs w:val="20"/>
              </w:rPr>
              <w:t xml:space="preserve"> 0.782</w:t>
            </w:r>
          </w:p>
        </w:tc>
      </w:tr>
      <w:tr w:rsidR="00E71222" w:rsidRPr="00614376">
        <w:trPr>
          <w:trHeight w:val="300"/>
          <w:jc w:val="center"/>
        </w:trPr>
        <w:tc>
          <w:tcPr>
            <w:tcW w:w="87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-0.128</w:t>
            </w:r>
          </w:p>
        </w:tc>
        <w:tc>
          <w:tcPr>
            <w:tcW w:w="894"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2.546</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174.328</w:t>
            </w:r>
          </w:p>
        </w:tc>
        <w:tc>
          <w:tcPr>
            <w:tcW w:w="891"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sidRPr="00200413">
              <w:rPr>
                <w:color w:val="000000"/>
                <w:sz w:val="18"/>
                <w:szCs w:val="18"/>
                <w:lang w:eastAsia="en-AU"/>
              </w:rPr>
              <w:t>13.131</w:t>
            </w:r>
          </w:p>
        </w:tc>
        <w:tc>
          <w:tcPr>
            <w:tcW w:w="1516" w:type="dxa"/>
            <w:tcBorders>
              <w:top w:val="nil"/>
              <w:left w:val="nil"/>
              <w:bottom w:val="double" w:sz="6" w:space="0" w:color="auto"/>
              <w:right w:val="nil"/>
            </w:tcBorders>
            <w:noWrap/>
            <w:vAlign w:val="bottom"/>
          </w:tcPr>
          <w:p w:rsidR="00E71222" w:rsidRPr="00200413" w:rsidRDefault="00E71222" w:rsidP="00200413">
            <w:pPr>
              <w:jc w:val="center"/>
              <w:rPr>
                <w:color w:val="000000"/>
                <w:sz w:val="18"/>
                <w:szCs w:val="18"/>
                <w:lang w:eastAsia="en-AU"/>
              </w:rPr>
            </w:pPr>
            <w:r>
              <w:rPr>
                <w:sz w:val="20"/>
                <w:szCs w:val="20"/>
              </w:rPr>
              <w:t xml:space="preserve">5.207 </w:t>
            </w:r>
            <w:r w:rsidRPr="00D01638">
              <w:rPr>
                <w:sz w:val="20"/>
                <w:szCs w:val="20"/>
              </w:rPr>
              <w:t>±</w:t>
            </w:r>
            <w:r>
              <w:rPr>
                <w:sz w:val="20"/>
                <w:szCs w:val="20"/>
              </w:rPr>
              <w:t xml:space="preserve"> 0.804</w:t>
            </w:r>
          </w:p>
        </w:tc>
      </w:tr>
    </w:tbl>
    <w:p w:rsidR="00E71222" w:rsidRPr="00D01638" w:rsidRDefault="00E71222" w:rsidP="007D6D99">
      <w:pPr>
        <w:spacing w:line="480" w:lineRule="auto"/>
        <w:jc w:val="both"/>
      </w:pPr>
    </w:p>
    <w:p w:rsidR="00E71222" w:rsidRPr="00D01638" w:rsidRDefault="00E71222" w:rsidP="007D6D99">
      <w:pPr>
        <w:spacing w:line="480" w:lineRule="auto"/>
        <w:jc w:val="both"/>
        <w:sectPr w:rsidR="00E71222" w:rsidRPr="00D01638" w:rsidSect="000069C1">
          <w:pgSz w:w="16840" w:h="11900" w:orient="landscape"/>
          <w:pgMar w:top="1440" w:right="1440" w:bottom="1440" w:left="1440" w:header="708" w:footer="708" w:gutter="0"/>
          <w:cols w:space="708"/>
          <w:docGrid w:linePitch="360"/>
        </w:sectPr>
      </w:pPr>
    </w:p>
    <w:p w:rsidR="00E71222" w:rsidRDefault="00E71222" w:rsidP="007D6D99">
      <w:pPr>
        <w:spacing w:line="480" w:lineRule="auto"/>
        <w:jc w:val="both"/>
      </w:pPr>
      <w:r>
        <w:t>Table 3A. Bees: Posterior mean model parameters of best-fitting GLMM and PGLMM models. ESS: Effective sample size of MCMC model fit.</w:t>
      </w:r>
    </w:p>
    <w:tbl>
      <w:tblPr>
        <w:tblW w:w="0" w:type="auto"/>
        <w:tblInd w:w="2" w:type="dxa"/>
        <w:tblLook w:val="00A0"/>
      </w:tblPr>
      <w:tblGrid>
        <w:gridCol w:w="679"/>
        <w:gridCol w:w="1616"/>
        <w:gridCol w:w="1736"/>
        <w:gridCol w:w="816"/>
        <w:gridCol w:w="776"/>
        <w:gridCol w:w="1736"/>
        <w:gridCol w:w="816"/>
        <w:gridCol w:w="776"/>
      </w:tblGrid>
      <w:tr w:rsidR="00E71222" w:rsidRPr="00F06959">
        <w:trPr>
          <w:trHeight w:val="300"/>
        </w:trPr>
        <w:tc>
          <w:tcPr>
            <w:tcW w:w="0" w:type="auto"/>
            <w:tcBorders>
              <w:top w:val="double" w:sz="6" w:space="0" w:color="auto"/>
              <w:left w:val="nil"/>
              <w:bottom w:val="nil"/>
              <w:right w:val="nil"/>
            </w:tcBorders>
            <w:noWrap/>
            <w:vAlign w:val="bottom"/>
          </w:tcPr>
          <w:p w:rsidR="00E71222" w:rsidRPr="00F06959" w:rsidRDefault="00E71222" w:rsidP="00F06959">
            <w:pPr>
              <w:jc w:val="center"/>
              <w:rPr>
                <w:color w:val="000000"/>
                <w:sz w:val="16"/>
                <w:szCs w:val="16"/>
                <w:lang w:eastAsia="en-AU"/>
              </w:rPr>
            </w:pP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r w:rsidRPr="00D329AB">
              <w:rPr>
                <w:color w:val="000000"/>
                <w:sz w:val="20"/>
                <w:szCs w:val="20"/>
                <w:lang w:eastAsia="en-AU"/>
              </w:rPr>
              <w:t>GLMM#1</w:t>
            </w: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r w:rsidRPr="00D329AB">
              <w:rPr>
                <w:color w:val="000000"/>
                <w:sz w:val="20"/>
                <w:szCs w:val="20"/>
                <w:lang w:eastAsia="en-AU"/>
              </w:rPr>
              <w:t>PGLMM#1</w:t>
            </w: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20"/>
                <w:szCs w:val="20"/>
                <w:lang w:eastAsia="en-AU"/>
              </w:rPr>
            </w:pPr>
          </w:p>
        </w:tc>
      </w:tr>
      <w:tr w:rsidR="00E71222" w:rsidRPr="00F06959">
        <w:trPr>
          <w:trHeight w:val="300"/>
        </w:trPr>
        <w:tc>
          <w:tcPr>
            <w:tcW w:w="0" w:type="auto"/>
            <w:tcBorders>
              <w:top w:val="nil"/>
              <w:left w:val="nil"/>
              <w:bottom w:val="double" w:sz="6" w:space="0" w:color="auto"/>
              <w:right w:val="nil"/>
            </w:tcBorders>
            <w:noWrap/>
            <w:vAlign w:val="bottom"/>
          </w:tcPr>
          <w:p w:rsidR="00E71222" w:rsidRPr="00F06959" w:rsidRDefault="00E71222" w:rsidP="00F06959">
            <w:pPr>
              <w:jc w:val="center"/>
              <w:rPr>
                <w:color w:val="000000"/>
                <w:sz w:val="16"/>
                <w:szCs w:val="16"/>
                <w:lang w:eastAsia="en-AU"/>
              </w:rPr>
            </w:pPr>
          </w:p>
        </w:tc>
        <w:tc>
          <w:tcPr>
            <w:tcW w:w="0" w:type="auto"/>
            <w:tcBorders>
              <w:top w:val="nil"/>
              <w:left w:val="nil"/>
              <w:bottom w:val="double" w:sz="6" w:space="0" w:color="auto"/>
              <w:right w:val="nil"/>
            </w:tcBorders>
            <w:noWrap/>
            <w:vAlign w:val="bottom"/>
          </w:tcPr>
          <w:p w:rsidR="00E71222" w:rsidRPr="00D329AB" w:rsidRDefault="00E71222" w:rsidP="00F06959">
            <w:pPr>
              <w:jc w:val="center"/>
              <w:rPr>
                <w:color w:val="000000"/>
                <w:sz w:val="20"/>
                <w:szCs w:val="20"/>
                <w:lang w:eastAsia="en-AU"/>
              </w:rPr>
            </w:pPr>
            <w:r w:rsidRPr="00D329AB">
              <w:rPr>
                <w:color w:val="000000"/>
                <w:sz w:val="20"/>
                <w:szCs w:val="20"/>
                <w:lang w:eastAsia="en-AU"/>
              </w:rPr>
              <w:t>Parameter</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Mean (95% C.I.)</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p-value</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ESS</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Mean (95% C.I.)</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p-value</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20"/>
                <w:szCs w:val="20"/>
                <w:lang w:eastAsia="en-AU"/>
              </w:rPr>
            </w:pPr>
            <w:r w:rsidRPr="00D329AB">
              <w:rPr>
                <w:color w:val="000000"/>
                <w:sz w:val="20"/>
                <w:szCs w:val="20"/>
                <w:lang w:eastAsia="en-AU"/>
              </w:rPr>
              <w:t>ESS</w:t>
            </w:r>
          </w:p>
        </w:tc>
      </w:tr>
      <w:tr w:rsidR="00E71222" w:rsidRPr="00F06959">
        <w:trPr>
          <w:trHeight w:val="30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Intercept</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1.144</w:t>
            </w:r>
            <w:r w:rsidRPr="00D329AB">
              <w:rPr>
                <w:color w:val="000000"/>
                <w:sz w:val="16"/>
                <w:szCs w:val="16"/>
                <w:lang w:eastAsia="en-AU"/>
              </w:rPr>
              <w:t xml:space="preserve"> (0.965 - 1.315)</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1,220.36</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0.784</w:t>
            </w:r>
            <w:r w:rsidRPr="00D329AB">
              <w:rPr>
                <w:color w:val="000000"/>
                <w:sz w:val="16"/>
                <w:szCs w:val="16"/>
                <w:lang w:eastAsia="en-AU"/>
              </w:rPr>
              <w:t xml:space="preserve"> (0.472 - 1.038)</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1,182.44</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2.068</w:t>
            </w:r>
            <w:r w:rsidRPr="00D329AB">
              <w:rPr>
                <w:color w:val="000000"/>
                <w:sz w:val="16"/>
                <w:szCs w:val="16"/>
                <w:lang w:eastAsia="en-AU"/>
              </w:rPr>
              <w:t xml:space="preserve"> (1.919 - 2.232)</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1,182.12</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2.252</w:t>
            </w:r>
            <w:r w:rsidRPr="00D329AB">
              <w:rPr>
                <w:color w:val="000000"/>
                <w:sz w:val="16"/>
                <w:szCs w:val="16"/>
                <w:lang w:eastAsia="en-AU"/>
              </w:rPr>
              <w:t xml:space="preserve"> (2.109 - 2.417)</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Region</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Australasia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-0.613</w:t>
            </w:r>
            <w:r w:rsidRPr="00D329AB">
              <w:rPr>
                <w:color w:val="000000"/>
                <w:sz w:val="16"/>
                <w:szCs w:val="16"/>
                <w:lang w:eastAsia="en-AU"/>
              </w:rPr>
              <w:t xml:space="preserve"> (-0.766 - -0.43)</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-0.495</w:t>
            </w:r>
            <w:r w:rsidRPr="00D329AB">
              <w:rPr>
                <w:color w:val="000000"/>
                <w:sz w:val="16"/>
                <w:szCs w:val="16"/>
                <w:lang w:eastAsia="en-AU"/>
              </w:rPr>
              <w:t xml:space="preserve"> (-0.674 - -0.3)</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North America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-0.248</w:t>
            </w:r>
            <w:r w:rsidRPr="00D329AB">
              <w:rPr>
                <w:color w:val="000000"/>
                <w:sz w:val="16"/>
                <w:szCs w:val="16"/>
                <w:lang w:eastAsia="en-AU"/>
              </w:rPr>
              <w:t xml:space="preserve"> (-0.42 - -0.072)</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-0.263</w:t>
            </w:r>
            <w:r w:rsidRPr="00D329AB">
              <w:rPr>
                <w:color w:val="000000"/>
                <w:sz w:val="16"/>
                <w:szCs w:val="16"/>
                <w:lang w:eastAsia="en-AU"/>
              </w:rPr>
              <w:t xml:space="preserve"> (-0.414 - -0.109)</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South America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-0.034 (-0.34 - 0.275)</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0.836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0.153 (-0.252 - 0.487)</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0.384</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852.235</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Australasia:lnITD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0.416</w:t>
            </w:r>
            <w:r w:rsidRPr="00D329AB">
              <w:rPr>
                <w:color w:val="000000"/>
                <w:sz w:val="16"/>
                <w:szCs w:val="16"/>
                <w:lang w:eastAsia="en-AU"/>
              </w:rPr>
              <w:t xml:space="preserve"> (0.223 - 0.642)</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0.349</w:t>
            </w:r>
            <w:r w:rsidRPr="00D329AB">
              <w:rPr>
                <w:color w:val="000000"/>
                <w:sz w:val="16"/>
                <w:szCs w:val="16"/>
                <w:lang w:eastAsia="en-AU"/>
              </w:rPr>
              <w:t xml:space="preserve"> (0.154 - 0.566)</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North America:lnITD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0.263</w:t>
            </w:r>
            <w:r w:rsidRPr="00D329AB">
              <w:rPr>
                <w:color w:val="000000"/>
                <w:sz w:val="16"/>
                <w:szCs w:val="16"/>
                <w:lang w:eastAsia="en-AU"/>
              </w:rPr>
              <w:t xml:space="preserve"> (0.061 - 0.436)</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0.008</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0.303</w:t>
            </w:r>
            <w:r w:rsidRPr="00D329AB">
              <w:rPr>
                <w:color w:val="000000"/>
                <w:sz w:val="16"/>
                <w:szCs w:val="16"/>
                <w:lang w:eastAsia="en-AU"/>
              </w:rPr>
              <w:t xml:space="preserve"> (0.128 - 0.489)</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South America:lnITD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0.279</w:t>
            </w:r>
            <w:r w:rsidRPr="00D329AB">
              <w:rPr>
                <w:color w:val="000000"/>
                <w:sz w:val="16"/>
                <w:szCs w:val="16"/>
                <w:lang w:eastAsia="en-AU"/>
              </w:rPr>
              <w:t xml:space="preserve"> (-0.003 - 0.528)</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0.038</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0.153 (-0.156 - 0.448)</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0.298</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Sex</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Male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-0.041 (-0.15 - 0.073)</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0.462</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1,097.79</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-0.074 (-0.191 - 0.06)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0.248</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Male:lnITD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-0.173</w:t>
            </w:r>
            <w:r w:rsidRPr="00D329AB">
              <w:rPr>
                <w:color w:val="000000"/>
                <w:sz w:val="16"/>
                <w:szCs w:val="16"/>
                <w:lang w:eastAsia="en-AU"/>
              </w:rPr>
              <w:t xml:space="preserve"> (-0.302 - -0.051)</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1,114.63</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-0.139 (-0.27 - 0.02)</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0.066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Family</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Andrenidae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-0.151 (-0.444 - 0.124)</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0.32</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Colletidae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 xml:space="preserve">-0.397 </w:t>
            </w:r>
            <w:r w:rsidRPr="00D329AB">
              <w:rPr>
                <w:color w:val="000000"/>
                <w:sz w:val="16"/>
                <w:szCs w:val="16"/>
                <w:lang w:eastAsia="en-AU"/>
              </w:rPr>
              <w:t>(-0.637 - -0.148)</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Halictidae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-0.495</w:t>
            </w:r>
            <w:r w:rsidRPr="00D329AB">
              <w:rPr>
                <w:color w:val="000000"/>
                <w:sz w:val="16"/>
                <w:szCs w:val="16"/>
                <w:lang w:eastAsia="en-AU"/>
              </w:rPr>
              <w:t xml:space="preserve"> (-0.72 - -0.331)</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Megachilidae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-0.277 (-0.57 - 0.047)</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0.084</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Melittidae</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-3.293</w:t>
            </w:r>
            <w:r w:rsidRPr="00D329AB">
              <w:rPr>
                <w:color w:val="000000"/>
                <w:sz w:val="16"/>
                <w:szCs w:val="16"/>
                <w:lang w:eastAsia="en-AU"/>
              </w:rPr>
              <w:t xml:space="preserve"> (-4.845 - -1.725)</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Andrenidae:lnITD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0.146 (-0.211 - 0.474)</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Colletidae:lnITD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0.087 (-0.289 - 0.425)</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0.646</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1,111.28</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Halictidae:lnITD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0.609</w:t>
            </w:r>
            <w:r w:rsidRPr="00D329AB">
              <w:rPr>
                <w:color w:val="000000"/>
                <w:sz w:val="16"/>
                <w:szCs w:val="16"/>
                <w:lang w:eastAsia="en-AU"/>
              </w:rPr>
              <w:t xml:space="preserve"> (0.341 - 0.855)</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29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Megachilidae:lnITD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0.146 (-0.13 - 0.495)</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300"/>
        </w:trPr>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Melittidae:lnITD</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b/>
                <w:bCs/>
                <w:color w:val="000000"/>
                <w:sz w:val="16"/>
                <w:szCs w:val="16"/>
                <w:lang w:eastAsia="en-AU"/>
              </w:rPr>
              <w:t>2.895</w:t>
            </w:r>
            <w:r w:rsidRPr="00D329AB">
              <w:rPr>
                <w:color w:val="000000"/>
                <w:sz w:val="16"/>
                <w:szCs w:val="16"/>
                <w:lang w:eastAsia="en-AU"/>
              </w:rPr>
              <w:t xml:space="preserve"> (1.277 - 4.54)</w:t>
            </w:r>
          </w:p>
        </w:tc>
        <w:tc>
          <w:tcPr>
            <w:tcW w:w="0" w:type="auto"/>
            <w:tcBorders>
              <w:top w:val="nil"/>
              <w:left w:val="nil"/>
              <w:bottom w:val="nil"/>
              <w:right w:val="nil"/>
            </w:tcBorders>
            <w:vAlign w:val="center"/>
          </w:tcPr>
          <w:p w:rsidR="00E71222" w:rsidRPr="00D329AB" w:rsidRDefault="00E71222"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r>
      <w:tr w:rsidR="00E71222" w:rsidRPr="00F06959">
        <w:trPr>
          <w:trHeight w:val="300"/>
        </w:trPr>
        <w:tc>
          <w:tcPr>
            <w:tcW w:w="0" w:type="auto"/>
            <w:tcBorders>
              <w:top w:val="double" w:sz="6" w:space="0" w:color="auto"/>
              <w:left w:val="nil"/>
              <w:bottom w:val="nil"/>
              <w:right w:val="nil"/>
            </w:tcBorders>
            <w:vAlign w:val="center"/>
          </w:tcPr>
          <w:p w:rsidR="00E71222" w:rsidRPr="00D329AB" w:rsidRDefault="00E71222" w:rsidP="00F06959">
            <w:pPr>
              <w:jc w:val="center"/>
              <w:rPr>
                <w:color w:val="000000"/>
                <w:sz w:val="16"/>
                <w:szCs w:val="16"/>
                <w:lang w:eastAsia="en-AU"/>
              </w:rPr>
            </w:pPr>
          </w:p>
        </w:tc>
        <w:tc>
          <w:tcPr>
            <w:tcW w:w="0" w:type="auto"/>
            <w:tcBorders>
              <w:top w:val="double" w:sz="6" w:space="0" w:color="auto"/>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Species</w:t>
            </w: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0.065 (0.041 - 0.09)</w:t>
            </w:r>
          </w:p>
        </w:tc>
        <w:tc>
          <w:tcPr>
            <w:tcW w:w="0" w:type="auto"/>
            <w:tcBorders>
              <w:top w:val="double" w:sz="6" w:space="0" w:color="auto"/>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0.154 (0.06 - 0.27)</w:t>
            </w:r>
          </w:p>
        </w:tc>
        <w:tc>
          <w:tcPr>
            <w:tcW w:w="0" w:type="auto"/>
            <w:tcBorders>
              <w:top w:val="double" w:sz="6" w:space="0" w:color="auto"/>
              <w:left w:val="nil"/>
              <w:bottom w:val="nil"/>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744.261</w:t>
            </w:r>
          </w:p>
        </w:tc>
      </w:tr>
      <w:tr w:rsidR="00E71222" w:rsidRPr="00F06959">
        <w:trPr>
          <w:trHeight w:val="300"/>
        </w:trPr>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16"/>
                <w:szCs w:val="16"/>
                <w:lang w:eastAsia="en-AU"/>
              </w:rPr>
            </w:pP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Obs.level</w:t>
            </w:r>
          </w:p>
        </w:tc>
        <w:tc>
          <w:tcPr>
            <w:tcW w:w="0" w:type="auto"/>
            <w:tcBorders>
              <w:top w:val="nil"/>
              <w:left w:val="nil"/>
              <w:bottom w:val="double" w:sz="6" w:space="0" w:color="auto"/>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0.08 (0.062 - 0.099)</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double" w:sz="6" w:space="0" w:color="auto"/>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0.095 (0.074 - 0.116)</w:t>
            </w:r>
          </w:p>
        </w:tc>
        <w:tc>
          <w:tcPr>
            <w:tcW w:w="0" w:type="auto"/>
            <w:tcBorders>
              <w:top w:val="nil"/>
              <w:left w:val="nil"/>
              <w:bottom w:val="double" w:sz="6" w:space="0" w:color="auto"/>
              <w:right w:val="nil"/>
            </w:tcBorders>
            <w:noWrap/>
            <w:vAlign w:val="bottom"/>
          </w:tcPr>
          <w:p w:rsidR="00E71222" w:rsidRPr="00D329AB" w:rsidRDefault="00E71222"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vAlign w:val="center"/>
          </w:tcPr>
          <w:p w:rsidR="00E71222" w:rsidRPr="00D329AB" w:rsidRDefault="00E71222" w:rsidP="00F06959">
            <w:pPr>
              <w:jc w:val="center"/>
              <w:rPr>
                <w:color w:val="000000"/>
                <w:sz w:val="16"/>
                <w:szCs w:val="16"/>
                <w:lang w:eastAsia="en-AU"/>
              </w:rPr>
            </w:pPr>
            <w:r w:rsidRPr="00D329AB">
              <w:rPr>
                <w:color w:val="000000"/>
                <w:sz w:val="16"/>
                <w:szCs w:val="16"/>
                <w:lang w:eastAsia="en-AU"/>
              </w:rPr>
              <w:t>1,032.14</w:t>
            </w:r>
          </w:p>
        </w:tc>
      </w:tr>
    </w:tbl>
    <w:p w:rsidR="00E71222" w:rsidRDefault="00E71222" w:rsidP="007D6D99">
      <w:pPr>
        <w:spacing w:line="480" w:lineRule="auto"/>
        <w:jc w:val="both"/>
      </w:pPr>
    </w:p>
    <w:p w:rsidR="00E71222" w:rsidRDefault="00E71222" w:rsidP="007D6D99">
      <w:pPr>
        <w:spacing w:line="480" w:lineRule="auto"/>
        <w:jc w:val="both"/>
      </w:pPr>
      <w:r>
        <w:t>B). Hoverflies: Posterior mean model parameters of best-fitting GLMM. ESS: Effective sample size of MCMC model fit.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16"/>
        <w:gridCol w:w="1816"/>
        <w:gridCol w:w="776"/>
        <w:gridCol w:w="856"/>
      </w:tblGrid>
      <w:tr w:rsidR="00E71222" w:rsidRPr="00F06959">
        <w:trPr>
          <w:jc w:val="center"/>
        </w:trPr>
        <w:tc>
          <w:tcPr>
            <w:tcW w:w="1016" w:type="dxa"/>
            <w:tcBorders>
              <w:top w:val="double" w:sz="4" w:space="0" w:color="auto"/>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Parameter</w:t>
            </w:r>
          </w:p>
        </w:tc>
        <w:tc>
          <w:tcPr>
            <w:tcW w:w="1816" w:type="dxa"/>
            <w:tcBorders>
              <w:top w:val="double" w:sz="4" w:space="0" w:color="auto"/>
              <w:left w:val="nil"/>
              <w:bottom w:val="double" w:sz="4" w:space="0" w:color="auto"/>
              <w:right w:val="nil"/>
            </w:tcBorders>
            <w:vAlign w:val="center"/>
          </w:tcPr>
          <w:p w:rsidR="00E71222" w:rsidRPr="00C71FC9" w:rsidRDefault="00E71222" w:rsidP="00C71FC9">
            <w:pPr>
              <w:spacing w:line="480" w:lineRule="auto"/>
              <w:jc w:val="both"/>
              <w:rPr>
                <w:sz w:val="16"/>
                <w:szCs w:val="16"/>
              </w:rPr>
            </w:pPr>
            <w:r w:rsidRPr="00C71FC9">
              <w:rPr>
                <w:color w:val="000000"/>
                <w:sz w:val="16"/>
                <w:szCs w:val="16"/>
                <w:lang w:eastAsia="en-AU"/>
              </w:rPr>
              <w:t>Mean (95% C.I.)</w:t>
            </w:r>
          </w:p>
        </w:tc>
        <w:tc>
          <w:tcPr>
            <w:tcW w:w="776" w:type="dxa"/>
            <w:tcBorders>
              <w:top w:val="double" w:sz="4" w:space="0" w:color="auto"/>
              <w:left w:val="nil"/>
              <w:bottom w:val="double" w:sz="4" w:space="0" w:color="auto"/>
              <w:right w:val="nil"/>
            </w:tcBorders>
            <w:vAlign w:val="center"/>
          </w:tcPr>
          <w:p w:rsidR="00E71222" w:rsidRPr="00C71FC9" w:rsidRDefault="00E71222" w:rsidP="00C71FC9">
            <w:pPr>
              <w:spacing w:line="480" w:lineRule="auto"/>
              <w:jc w:val="both"/>
              <w:rPr>
                <w:sz w:val="16"/>
                <w:szCs w:val="16"/>
              </w:rPr>
            </w:pPr>
            <w:r w:rsidRPr="00C71FC9">
              <w:rPr>
                <w:sz w:val="16"/>
                <w:szCs w:val="16"/>
              </w:rPr>
              <w:t>p-value</w:t>
            </w:r>
          </w:p>
        </w:tc>
        <w:tc>
          <w:tcPr>
            <w:tcW w:w="856" w:type="dxa"/>
            <w:tcBorders>
              <w:top w:val="double" w:sz="4" w:space="0" w:color="auto"/>
              <w:left w:val="nil"/>
              <w:bottom w:val="double" w:sz="4" w:space="0" w:color="auto"/>
              <w:right w:val="nil"/>
            </w:tcBorders>
            <w:vAlign w:val="center"/>
          </w:tcPr>
          <w:p w:rsidR="00E71222" w:rsidRPr="00C71FC9" w:rsidRDefault="00E71222" w:rsidP="00C71FC9">
            <w:pPr>
              <w:spacing w:line="480" w:lineRule="auto"/>
              <w:jc w:val="both"/>
              <w:rPr>
                <w:color w:val="000000"/>
                <w:sz w:val="16"/>
                <w:szCs w:val="16"/>
                <w:lang w:eastAsia="en-AU"/>
              </w:rPr>
            </w:pPr>
            <w:r w:rsidRPr="00C71FC9">
              <w:rPr>
                <w:color w:val="000000"/>
                <w:sz w:val="16"/>
                <w:szCs w:val="16"/>
                <w:lang w:eastAsia="en-AU"/>
              </w:rPr>
              <w:t>ESS</w:t>
            </w:r>
          </w:p>
        </w:tc>
      </w:tr>
      <w:tr w:rsidR="00E71222" w:rsidRPr="00F06959">
        <w:trPr>
          <w:jc w:val="center"/>
        </w:trPr>
        <w:tc>
          <w:tcPr>
            <w:tcW w:w="101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Intercept</w:t>
            </w:r>
          </w:p>
        </w:tc>
        <w:tc>
          <w:tcPr>
            <w:tcW w:w="1816" w:type="dxa"/>
            <w:tcBorders>
              <w:top w:val="double" w:sz="4" w:space="0" w:color="auto"/>
              <w:left w:val="nil"/>
              <w:bottom w:val="nil"/>
              <w:right w:val="nil"/>
            </w:tcBorders>
          </w:tcPr>
          <w:p w:rsidR="00E71222" w:rsidRPr="00C71FC9" w:rsidRDefault="00E71222" w:rsidP="00C71FC9">
            <w:pPr>
              <w:jc w:val="both"/>
              <w:rPr>
                <w:color w:val="000000"/>
                <w:sz w:val="16"/>
                <w:szCs w:val="16"/>
              </w:rPr>
            </w:pPr>
            <w:r w:rsidRPr="00C71FC9">
              <w:rPr>
                <w:color w:val="000000"/>
                <w:sz w:val="16"/>
                <w:szCs w:val="16"/>
              </w:rPr>
              <w:t>0.006 (-0.199 - 0.218)</w:t>
            </w:r>
          </w:p>
        </w:tc>
        <w:tc>
          <w:tcPr>
            <w:tcW w:w="77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0.958</w:t>
            </w:r>
          </w:p>
        </w:tc>
        <w:tc>
          <w:tcPr>
            <w:tcW w:w="85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color w:val="000000"/>
                <w:sz w:val="16"/>
                <w:szCs w:val="16"/>
              </w:rPr>
              <w:t>1,110.29</w:t>
            </w:r>
          </w:p>
        </w:tc>
      </w:tr>
      <w:tr w:rsidR="00E71222" w:rsidRPr="00F06959">
        <w:trPr>
          <w:jc w:val="center"/>
        </w:trPr>
        <w:tc>
          <w:tcPr>
            <w:tcW w:w="1016" w:type="dxa"/>
            <w:tcBorders>
              <w:top w:val="nil"/>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lnITD</w:t>
            </w:r>
          </w:p>
        </w:tc>
        <w:tc>
          <w:tcPr>
            <w:tcW w:w="1816" w:type="dxa"/>
            <w:tcBorders>
              <w:top w:val="nil"/>
              <w:left w:val="nil"/>
              <w:bottom w:val="nil"/>
              <w:right w:val="nil"/>
            </w:tcBorders>
          </w:tcPr>
          <w:p w:rsidR="00E71222" w:rsidRPr="00C71FC9" w:rsidRDefault="00E71222" w:rsidP="00C71FC9">
            <w:pPr>
              <w:jc w:val="both"/>
              <w:rPr>
                <w:color w:val="000000"/>
                <w:sz w:val="16"/>
                <w:szCs w:val="16"/>
              </w:rPr>
            </w:pPr>
            <w:r w:rsidRPr="00C71FC9">
              <w:rPr>
                <w:b/>
                <w:bCs/>
                <w:color w:val="000000"/>
                <w:sz w:val="16"/>
                <w:szCs w:val="16"/>
              </w:rPr>
              <w:t>2.521</w:t>
            </w:r>
            <w:r w:rsidRPr="00C71FC9">
              <w:rPr>
                <w:color w:val="000000"/>
                <w:sz w:val="16"/>
                <w:szCs w:val="16"/>
              </w:rPr>
              <w:t xml:space="preserve"> (2.33 - 2.737)</w:t>
            </w:r>
          </w:p>
        </w:tc>
        <w:tc>
          <w:tcPr>
            <w:tcW w:w="776" w:type="dxa"/>
            <w:tcBorders>
              <w:top w:val="nil"/>
              <w:left w:val="nil"/>
              <w:bottom w:val="nil"/>
              <w:right w:val="nil"/>
            </w:tcBorders>
          </w:tcPr>
          <w:p w:rsidR="00E71222" w:rsidRPr="00C71FC9" w:rsidRDefault="00E71222" w:rsidP="00C71FC9">
            <w:pPr>
              <w:spacing w:line="480" w:lineRule="auto"/>
              <w:jc w:val="both"/>
              <w:rPr>
                <w:b/>
                <w:bCs/>
                <w:sz w:val="16"/>
                <w:szCs w:val="16"/>
              </w:rPr>
            </w:pPr>
            <w:r w:rsidRPr="00C71FC9">
              <w:rPr>
                <w:b/>
                <w:bCs/>
                <w:sz w:val="16"/>
                <w:szCs w:val="16"/>
              </w:rPr>
              <w:t>0.001</w:t>
            </w:r>
          </w:p>
        </w:tc>
        <w:tc>
          <w:tcPr>
            <w:tcW w:w="856" w:type="dxa"/>
            <w:tcBorders>
              <w:top w:val="nil"/>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1000</w:t>
            </w:r>
          </w:p>
        </w:tc>
      </w:tr>
      <w:tr w:rsidR="00E71222" w:rsidRPr="00F06959">
        <w:trPr>
          <w:jc w:val="center"/>
        </w:trPr>
        <w:tc>
          <w:tcPr>
            <w:tcW w:w="1016" w:type="dxa"/>
            <w:tcBorders>
              <w:top w:val="nil"/>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Australasia</w:t>
            </w:r>
          </w:p>
        </w:tc>
        <w:tc>
          <w:tcPr>
            <w:tcW w:w="1816" w:type="dxa"/>
            <w:tcBorders>
              <w:top w:val="nil"/>
              <w:left w:val="nil"/>
              <w:bottom w:val="nil"/>
              <w:right w:val="nil"/>
            </w:tcBorders>
          </w:tcPr>
          <w:p w:rsidR="00E71222" w:rsidRPr="00C71FC9" w:rsidRDefault="00E71222" w:rsidP="00C71FC9">
            <w:pPr>
              <w:jc w:val="both"/>
              <w:rPr>
                <w:color w:val="000000"/>
                <w:sz w:val="16"/>
                <w:szCs w:val="16"/>
              </w:rPr>
            </w:pPr>
            <w:r w:rsidRPr="00C71FC9">
              <w:rPr>
                <w:b/>
                <w:bCs/>
                <w:color w:val="000000"/>
                <w:sz w:val="16"/>
                <w:szCs w:val="16"/>
              </w:rPr>
              <w:t xml:space="preserve">-0.271 </w:t>
            </w:r>
            <w:r w:rsidRPr="00C71FC9">
              <w:rPr>
                <w:color w:val="000000"/>
                <w:sz w:val="16"/>
                <w:szCs w:val="16"/>
              </w:rPr>
              <w:t>(-0.448 - -0.086)</w:t>
            </w:r>
          </w:p>
        </w:tc>
        <w:tc>
          <w:tcPr>
            <w:tcW w:w="776" w:type="dxa"/>
            <w:tcBorders>
              <w:top w:val="nil"/>
              <w:left w:val="nil"/>
              <w:bottom w:val="nil"/>
              <w:right w:val="nil"/>
            </w:tcBorders>
          </w:tcPr>
          <w:p w:rsidR="00E71222" w:rsidRPr="00C71FC9" w:rsidRDefault="00E71222" w:rsidP="00C71FC9">
            <w:pPr>
              <w:spacing w:line="480" w:lineRule="auto"/>
              <w:jc w:val="both"/>
              <w:rPr>
                <w:b/>
                <w:bCs/>
                <w:sz w:val="16"/>
                <w:szCs w:val="16"/>
              </w:rPr>
            </w:pPr>
            <w:r w:rsidRPr="00C71FC9">
              <w:rPr>
                <w:b/>
                <w:bCs/>
                <w:sz w:val="16"/>
                <w:szCs w:val="16"/>
              </w:rPr>
              <w:t>0.004</w:t>
            </w:r>
          </w:p>
        </w:tc>
        <w:tc>
          <w:tcPr>
            <w:tcW w:w="856" w:type="dxa"/>
            <w:tcBorders>
              <w:top w:val="nil"/>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1000</w:t>
            </w:r>
          </w:p>
        </w:tc>
      </w:tr>
      <w:tr w:rsidR="00E71222" w:rsidRPr="00F06959">
        <w:trPr>
          <w:jc w:val="center"/>
        </w:trPr>
        <w:tc>
          <w:tcPr>
            <w:tcW w:w="1016" w:type="dxa"/>
            <w:tcBorders>
              <w:top w:val="nil"/>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Male</w:t>
            </w:r>
          </w:p>
        </w:tc>
        <w:tc>
          <w:tcPr>
            <w:tcW w:w="1816" w:type="dxa"/>
            <w:tcBorders>
              <w:top w:val="nil"/>
              <w:left w:val="nil"/>
              <w:bottom w:val="double" w:sz="4" w:space="0" w:color="auto"/>
              <w:right w:val="nil"/>
            </w:tcBorders>
          </w:tcPr>
          <w:p w:rsidR="00E71222" w:rsidRPr="00C71FC9" w:rsidRDefault="00E71222" w:rsidP="00C71FC9">
            <w:pPr>
              <w:jc w:val="both"/>
              <w:rPr>
                <w:color w:val="000000"/>
                <w:sz w:val="16"/>
                <w:szCs w:val="16"/>
              </w:rPr>
            </w:pPr>
            <w:r w:rsidRPr="00C71FC9">
              <w:rPr>
                <w:b/>
                <w:bCs/>
                <w:color w:val="000000"/>
                <w:sz w:val="16"/>
                <w:szCs w:val="16"/>
              </w:rPr>
              <w:t>-0.136</w:t>
            </w:r>
            <w:r w:rsidRPr="00C71FC9">
              <w:rPr>
                <w:color w:val="000000"/>
                <w:sz w:val="16"/>
                <w:szCs w:val="16"/>
              </w:rPr>
              <w:t xml:space="preserve"> (-0.265 - -0.017)</w:t>
            </w:r>
          </w:p>
        </w:tc>
        <w:tc>
          <w:tcPr>
            <w:tcW w:w="776" w:type="dxa"/>
            <w:tcBorders>
              <w:top w:val="nil"/>
              <w:left w:val="nil"/>
              <w:bottom w:val="double" w:sz="4" w:space="0" w:color="auto"/>
              <w:right w:val="nil"/>
            </w:tcBorders>
          </w:tcPr>
          <w:p w:rsidR="00E71222" w:rsidRPr="00C71FC9" w:rsidRDefault="00E71222" w:rsidP="00C71FC9">
            <w:pPr>
              <w:spacing w:line="480" w:lineRule="auto"/>
              <w:jc w:val="both"/>
              <w:rPr>
                <w:b/>
                <w:bCs/>
                <w:sz w:val="16"/>
                <w:szCs w:val="16"/>
              </w:rPr>
            </w:pPr>
            <w:r w:rsidRPr="00C71FC9">
              <w:rPr>
                <w:b/>
                <w:bCs/>
                <w:sz w:val="16"/>
                <w:szCs w:val="16"/>
              </w:rPr>
              <w:t>0.036</w:t>
            </w:r>
          </w:p>
        </w:tc>
        <w:tc>
          <w:tcPr>
            <w:tcW w:w="856" w:type="dxa"/>
            <w:tcBorders>
              <w:top w:val="nil"/>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883.173</w:t>
            </w:r>
          </w:p>
        </w:tc>
      </w:tr>
      <w:tr w:rsidR="00E71222" w:rsidRPr="00F06959">
        <w:trPr>
          <w:jc w:val="center"/>
        </w:trPr>
        <w:tc>
          <w:tcPr>
            <w:tcW w:w="101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Species</w:t>
            </w:r>
          </w:p>
        </w:tc>
        <w:tc>
          <w:tcPr>
            <w:tcW w:w="1816" w:type="dxa"/>
            <w:tcBorders>
              <w:top w:val="double" w:sz="4" w:space="0" w:color="auto"/>
              <w:left w:val="nil"/>
              <w:bottom w:val="nil"/>
              <w:right w:val="nil"/>
            </w:tcBorders>
          </w:tcPr>
          <w:p w:rsidR="00E71222" w:rsidRPr="00C71FC9" w:rsidRDefault="00E71222" w:rsidP="00C71FC9">
            <w:pPr>
              <w:jc w:val="both"/>
              <w:rPr>
                <w:color w:val="000000"/>
                <w:sz w:val="16"/>
                <w:szCs w:val="16"/>
              </w:rPr>
            </w:pPr>
            <w:r w:rsidRPr="00C71FC9">
              <w:rPr>
                <w:color w:val="000000"/>
                <w:sz w:val="16"/>
                <w:szCs w:val="16"/>
              </w:rPr>
              <w:t>0.041 (0.0004 - 0.095)</w:t>
            </w:r>
          </w:p>
        </w:tc>
        <w:tc>
          <w:tcPr>
            <w:tcW w:w="77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NA</w:t>
            </w:r>
          </w:p>
        </w:tc>
        <w:tc>
          <w:tcPr>
            <w:tcW w:w="856" w:type="dxa"/>
            <w:tcBorders>
              <w:top w:val="double" w:sz="4" w:space="0" w:color="auto"/>
              <w:left w:val="nil"/>
              <w:bottom w:val="nil"/>
              <w:right w:val="nil"/>
            </w:tcBorders>
          </w:tcPr>
          <w:p w:rsidR="00E71222" w:rsidRPr="00C71FC9" w:rsidRDefault="00E71222" w:rsidP="00C71FC9">
            <w:pPr>
              <w:spacing w:line="480" w:lineRule="auto"/>
              <w:jc w:val="both"/>
              <w:rPr>
                <w:sz w:val="16"/>
                <w:szCs w:val="16"/>
              </w:rPr>
            </w:pPr>
            <w:r w:rsidRPr="00C71FC9">
              <w:rPr>
                <w:sz w:val="16"/>
                <w:szCs w:val="16"/>
              </w:rPr>
              <w:t>662.055</w:t>
            </w:r>
          </w:p>
        </w:tc>
      </w:tr>
      <w:tr w:rsidR="00E71222" w:rsidRPr="00F06959">
        <w:trPr>
          <w:jc w:val="center"/>
        </w:trPr>
        <w:tc>
          <w:tcPr>
            <w:tcW w:w="1016" w:type="dxa"/>
            <w:tcBorders>
              <w:top w:val="nil"/>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Obs.level</w:t>
            </w:r>
          </w:p>
        </w:tc>
        <w:tc>
          <w:tcPr>
            <w:tcW w:w="1816" w:type="dxa"/>
            <w:tcBorders>
              <w:top w:val="nil"/>
              <w:left w:val="nil"/>
              <w:bottom w:val="double" w:sz="4" w:space="0" w:color="auto"/>
              <w:right w:val="nil"/>
            </w:tcBorders>
          </w:tcPr>
          <w:p w:rsidR="00E71222" w:rsidRPr="00C71FC9" w:rsidRDefault="00E71222" w:rsidP="00C71FC9">
            <w:pPr>
              <w:jc w:val="both"/>
              <w:rPr>
                <w:color w:val="000000"/>
                <w:sz w:val="16"/>
                <w:szCs w:val="16"/>
              </w:rPr>
            </w:pPr>
            <w:r w:rsidRPr="00C71FC9">
              <w:rPr>
                <w:color w:val="000000"/>
                <w:sz w:val="16"/>
                <w:szCs w:val="16"/>
              </w:rPr>
              <w:t>0.143 (0.088 - 0.201)</w:t>
            </w:r>
          </w:p>
        </w:tc>
        <w:tc>
          <w:tcPr>
            <w:tcW w:w="776" w:type="dxa"/>
            <w:tcBorders>
              <w:top w:val="nil"/>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NA</w:t>
            </w:r>
          </w:p>
        </w:tc>
        <w:tc>
          <w:tcPr>
            <w:tcW w:w="856" w:type="dxa"/>
            <w:tcBorders>
              <w:top w:val="nil"/>
              <w:left w:val="nil"/>
              <w:bottom w:val="double" w:sz="4" w:space="0" w:color="auto"/>
              <w:right w:val="nil"/>
            </w:tcBorders>
          </w:tcPr>
          <w:p w:rsidR="00E71222" w:rsidRPr="00C71FC9" w:rsidRDefault="00E71222" w:rsidP="00C71FC9">
            <w:pPr>
              <w:spacing w:line="480" w:lineRule="auto"/>
              <w:jc w:val="both"/>
              <w:rPr>
                <w:sz w:val="16"/>
                <w:szCs w:val="16"/>
              </w:rPr>
            </w:pPr>
            <w:r w:rsidRPr="00C71FC9">
              <w:rPr>
                <w:sz w:val="16"/>
                <w:szCs w:val="16"/>
              </w:rPr>
              <w:t>654.266</w:t>
            </w:r>
          </w:p>
        </w:tc>
      </w:tr>
    </w:tbl>
    <w:p w:rsidR="00E71222" w:rsidRPr="00D01638" w:rsidRDefault="00E71222" w:rsidP="007D6D99">
      <w:pPr>
        <w:spacing w:line="480" w:lineRule="auto"/>
        <w:jc w:val="both"/>
      </w:pPr>
    </w:p>
    <w:p w:rsidR="00E71222" w:rsidRPr="00D01638" w:rsidRDefault="00E71222" w:rsidP="007D6D99">
      <w:pPr>
        <w:jc w:val="both"/>
      </w:pPr>
      <w:r w:rsidRPr="00D01638">
        <w:br w:type="page"/>
      </w:r>
    </w:p>
    <w:p w:rsidR="00E71222" w:rsidRPr="00D01638" w:rsidRDefault="00E71222" w:rsidP="007D6D99">
      <w:pPr>
        <w:spacing w:line="480" w:lineRule="auto"/>
        <w:jc w:val="both"/>
      </w:pPr>
    </w:p>
    <w:p w:rsidR="00E71222" w:rsidRPr="004A1F67" w:rsidRDefault="00E71222" w:rsidP="007D6D99">
      <w:pPr>
        <w:spacing w:line="480" w:lineRule="auto"/>
        <w:jc w:val="both"/>
      </w:pPr>
      <w:r w:rsidRPr="00D01638">
        <w:t xml:space="preserve">Table </w:t>
      </w:r>
      <w:r>
        <w:t>4</w:t>
      </w:r>
      <w:r w:rsidRPr="00D01638">
        <w:t xml:space="preserve">. Model parameters of intraspecific ln(body size)~ln(IT) size relationships. F: F-statistic and degrees of freedom for each model. A and B: intercept and IT co-efficients </w:t>
      </w:r>
      <w:r w:rsidRPr="000069C1">
        <w:t>± standard error</w:t>
      </w:r>
      <w:r w:rsidRPr="00D01638">
        <w:t xml:space="preserve">, </w:t>
      </w:r>
      <w:r w:rsidRPr="00D01638">
        <w:rPr>
          <w:i/>
          <w:iCs/>
        </w:rPr>
        <w:t>R</w:t>
      </w:r>
      <w:r w:rsidRPr="00D01638">
        <w:rPr>
          <w:i/>
          <w:iCs/>
          <w:vertAlign w:val="superscript"/>
        </w:rPr>
        <w:t>2</w:t>
      </w:r>
      <w:r w:rsidRPr="004A1F67">
        <w:t>: Adjusted R-squared and P: p-value of full model. Only females were used in both analyses.</w:t>
      </w:r>
    </w:p>
    <w:tbl>
      <w:tblPr>
        <w:tblW w:w="0" w:type="auto"/>
        <w:jc w:val="center"/>
        <w:tblLayout w:type="fixed"/>
        <w:tblLook w:val="00A0"/>
      </w:tblPr>
      <w:tblGrid>
        <w:gridCol w:w="1162"/>
        <w:gridCol w:w="2473"/>
        <w:gridCol w:w="1094"/>
        <w:gridCol w:w="1423"/>
        <w:gridCol w:w="1423"/>
        <w:gridCol w:w="666"/>
        <w:gridCol w:w="779"/>
      </w:tblGrid>
      <w:tr w:rsidR="00E71222" w:rsidRPr="00D01638">
        <w:trPr>
          <w:jc w:val="center"/>
        </w:trPr>
        <w:tc>
          <w:tcPr>
            <w:tcW w:w="1162" w:type="dxa"/>
            <w:tcBorders>
              <w:left w:val="nil"/>
              <w:bottom w:val="single" w:sz="4" w:space="0" w:color="auto"/>
              <w:right w:val="nil"/>
            </w:tcBorders>
          </w:tcPr>
          <w:p w:rsidR="00E71222" w:rsidRPr="00B77527" w:rsidRDefault="00E71222" w:rsidP="00556903">
            <w:pPr>
              <w:spacing w:line="480" w:lineRule="auto"/>
              <w:jc w:val="both"/>
            </w:pPr>
            <w:r w:rsidRPr="00B77527">
              <w:t>Taxa</w:t>
            </w:r>
          </w:p>
        </w:tc>
        <w:tc>
          <w:tcPr>
            <w:tcW w:w="2473" w:type="dxa"/>
            <w:tcBorders>
              <w:left w:val="nil"/>
              <w:bottom w:val="single" w:sz="4" w:space="0" w:color="auto"/>
              <w:right w:val="nil"/>
            </w:tcBorders>
          </w:tcPr>
          <w:p w:rsidR="00E71222" w:rsidRPr="00D121F7" w:rsidRDefault="00E71222" w:rsidP="00556903">
            <w:pPr>
              <w:spacing w:line="480" w:lineRule="auto"/>
              <w:jc w:val="both"/>
            </w:pPr>
            <w:r w:rsidRPr="00D121F7">
              <w:t>Species</w:t>
            </w:r>
          </w:p>
        </w:tc>
        <w:tc>
          <w:tcPr>
            <w:tcW w:w="1094" w:type="dxa"/>
            <w:tcBorders>
              <w:left w:val="nil"/>
              <w:bottom w:val="single" w:sz="4" w:space="0" w:color="auto"/>
              <w:right w:val="nil"/>
            </w:tcBorders>
          </w:tcPr>
          <w:p w:rsidR="00E71222" w:rsidRPr="00957B91" w:rsidRDefault="00E71222" w:rsidP="00556903">
            <w:pPr>
              <w:spacing w:line="480" w:lineRule="auto"/>
              <w:jc w:val="both"/>
            </w:pPr>
            <w:r w:rsidRPr="00D121F7">
              <w:t>F</w:t>
            </w:r>
            <w:r w:rsidRPr="00C93E96">
              <w:rPr>
                <w:vertAlign w:val="subscript"/>
              </w:rPr>
              <w:t>(df)</w:t>
            </w:r>
          </w:p>
        </w:tc>
        <w:tc>
          <w:tcPr>
            <w:tcW w:w="1423" w:type="dxa"/>
            <w:tcBorders>
              <w:left w:val="nil"/>
              <w:bottom w:val="single" w:sz="4" w:space="0" w:color="auto"/>
              <w:right w:val="nil"/>
            </w:tcBorders>
          </w:tcPr>
          <w:p w:rsidR="00E71222" w:rsidRPr="00957B91" w:rsidRDefault="00E71222" w:rsidP="00556903">
            <w:pPr>
              <w:spacing w:line="480" w:lineRule="auto"/>
              <w:jc w:val="both"/>
            </w:pPr>
            <w:r w:rsidRPr="00957B91">
              <w:t>A</w:t>
            </w:r>
          </w:p>
        </w:tc>
        <w:tc>
          <w:tcPr>
            <w:tcW w:w="1423" w:type="dxa"/>
            <w:tcBorders>
              <w:left w:val="nil"/>
              <w:bottom w:val="single" w:sz="4" w:space="0" w:color="auto"/>
              <w:right w:val="nil"/>
            </w:tcBorders>
          </w:tcPr>
          <w:p w:rsidR="00E71222" w:rsidRPr="00957B91" w:rsidRDefault="00E71222" w:rsidP="00556903">
            <w:pPr>
              <w:spacing w:line="480" w:lineRule="auto"/>
              <w:jc w:val="both"/>
            </w:pPr>
            <w:r w:rsidRPr="00957B91">
              <w:t>B</w:t>
            </w:r>
          </w:p>
        </w:tc>
        <w:tc>
          <w:tcPr>
            <w:tcW w:w="666" w:type="dxa"/>
            <w:tcBorders>
              <w:left w:val="nil"/>
              <w:bottom w:val="single" w:sz="4" w:space="0" w:color="auto"/>
              <w:right w:val="nil"/>
            </w:tcBorders>
          </w:tcPr>
          <w:p w:rsidR="00E71222" w:rsidRPr="00AD7F18" w:rsidRDefault="00E71222" w:rsidP="00556903">
            <w:pPr>
              <w:spacing w:line="480" w:lineRule="auto"/>
              <w:jc w:val="both"/>
            </w:pPr>
            <w:r w:rsidRPr="00957B91">
              <w:rPr>
                <w:i/>
                <w:iCs/>
              </w:rPr>
              <w:t>R</w:t>
            </w:r>
            <w:r w:rsidRPr="00AD7F18">
              <w:rPr>
                <w:i/>
                <w:iCs/>
                <w:vertAlign w:val="superscript"/>
              </w:rPr>
              <w:t>2</w:t>
            </w:r>
          </w:p>
        </w:tc>
        <w:tc>
          <w:tcPr>
            <w:tcW w:w="779" w:type="dxa"/>
            <w:tcBorders>
              <w:left w:val="nil"/>
              <w:bottom w:val="single" w:sz="4" w:space="0" w:color="auto"/>
              <w:right w:val="nil"/>
            </w:tcBorders>
          </w:tcPr>
          <w:p w:rsidR="00E71222" w:rsidRPr="00D01638" w:rsidRDefault="00E71222" w:rsidP="00556903">
            <w:pPr>
              <w:spacing w:line="480" w:lineRule="auto"/>
              <w:jc w:val="both"/>
            </w:pPr>
            <w:r w:rsidRPr="00D01638">
              <w:t>P</w:t>
            </w:r>
          </w:p>
        </w:tc>
      </w:tr>
      <w:tr w:rsidR="00E71222" w:rsidRPr="00D01638">
        <w:trPr>
          <w:jc w:val="center"/>
        </w:trPr>
        <w:tc>
          <w:tcPr>
            <w:tcW w:w="1162" w:type="dxa"/>
            <w:tcBorders>
              <w:left w:val="nil"/>
              <w:bottom w:val="nil"/>
              <w:right w:val="nil"/>
            </w:tcBorders>
          </w:tcPr>
          <w:p w:rsidR="00E71222" w:rsidRPr="00D01638" w:rsidRDefault="00E71222" w:rsidP="00556903">
            <w:pPr>
              <w:jc w:val="both"/>
              <w:rPr>
                <w:sz w:val="20"/>
                <w:szCs w:val="20"/>
              </w:rPr>
            </w:pPr>
            <w:r w:rsidRPr="00D01638">
              <w:rPr>
                <w:sz w:val="20"/>
                <w:szCs w:val="20"/>
              </w:rPr>
              <w:t>Bee</w:t>
            </w:r>
          </w:p>
        </w:tc>
        <w:tc>
          <w:tcPr>
            <w:tcW w:w="2473" w:type="dxa"/>
            <w:tcBorders>
              <w:left w:val="nil"/>
              <w:bottom w:val="nil"/>
              <w:right w:val="nil"/>
            </w:tcBorders>
          </w:tcPr>
          <w:p w:rsidR="00E71222" w:rsidRPr="00D01638" w:rsidRDefault="00E71222" w:rsidP="00556903">
            <w:pPr>
              <w:jc w:val="both"/>
              <w:rPr>
                <w:i/>
                <w:iCs/>
                <w:sz w:val="20"/>
                <w:szCs w:val="20"/>
              </w:rPr>
            </w:pPr>
            <w:r w:rsidRPr="00D01638">
              <w:rPr>
                <w:i/>
                <w:iCs/>
                <w:sz w:val="20"/>
                <w:szCs w:val="20"/>
              </w:rPr>
              <w:t>Andrena flavipes</w:t>
            </w:r>
          </w:p>
        </w:tc>
        <w:tc>
          <w:tcPr>
            <w:tcW w:w="1094" w:type="dxa"/>
            <w:tcBorders>
              <w:left w:val="nil"/>
              <w:bottom w:val="nil"/>
              <w:right w:val="nil"/>
            </w:tcBorders>
          </w:tcPr>
          <w:p w:rsidR="00E71222" w:rsidRPr="00D01638" w:rsidRDefault="00E71222" w:rsidP="00556903">
            <w:pPr>
              <w:jc w:val="both"/>
              <w:rPr>
                <w:sz w:val="20"/>
                <w:szCs w:val="20"/>
              </w:rPr>
            </w:pPr>
            <w:r w:rsidRPr="00D01638">
              <w:rPr>
                <w:sz w:val="20"/>
                <w:szCs w:val="20"/>
              </w:rPr>
              <w:t xml:space="preserve">17.63 </w:t>
            </w:r>
            <w:r w:rsidRPr="00D01638">
              <w:rPr>
                <w:sz w:val="20"/>
                <w:szCs w:val="20"/>
                <w:vertAlign w:val="subscript"/>
              </w:rPr>
              <w:t>(1,70)</w:t>
            </w:r>
          </w:p>
        </w:tc>
        <w:tc>
          <w:tcPr>
            <w:tcW w:w="1423" w:type="dxa"/>
            <w:tcBorders>
              <w:left w:val="nil"/>
              <w:bottom w:val="nil"/>
              <w:right w:val="nil"/>
            </w:tcBorders>
          </w:tcPr>
          <w:p w:rsidR="00E71222" w:rsidRPr="00D01638" w:rsidRDefault="00E71222" w:rsidP="00556903">
            <w:pPr>
              <w:jc w:val="both"/>
              <w:rPr>
                <w:sz w:val="20"/>
                <w:szCs w:val="20"/>
              </w:rPr>
            </w:pPr>
            <w:r w:rsidRPr="00D01638">
              <w:rPr>
                <w:sz w:val="20"/>
                <w:szCs w:val="20"/>
              </w:rPr>
              <w:t>1.575 ± 0.367</w:t>
            </w:r>
          </w:p>
        </w:tc>
        <w:tc>
          <w:tcPr>
            <w:tcW w:w="1423" w:type="dxa"/>
            <w:tcBorders>
              <w:left w:val="nil"/>
              <w:bottom w:val="nil"/>
              <w:right w:val="nil"/>
            </w:tcBorders>
          </w:tcPr>
          <w:p w:rsidR="00E71222" w:rsidRPr="00D01638" w:rsidRDefault="00E71222" w:rsidP="00556903">
            <w:pPr>
              <w:jc w:val="both"/>
              <w:rPr>
                <w:sz w:val="20"/>
                <w:szCs w:val="20"/>
              </w:rPr>
            </w:pPr>
            <w:r w:rsidRPr="00D01638">
              <w:rPr>
                <w:sz w:val="20"/>
                <w:szCs w:val="20"/>
              </w:rPr>
              <w:t>1.73 ± 0.412</w:t>
            </w:r>
          </w:p>
        </w:tc>
        <w:tc>
          <w:tcPr>
            <w:tcW w:w="666" w:type="dxa"/>
            <w:tcBorders>
              <w:left w:val="nil"/>
              <w:bottom w:val="nil"/>
              <w:right w:val="nil"/>
            </w:tcBorders>
          </w:tcPr>
          <w:p w:rsidR="00E71222" w:rsidRPr="00D01638" w:rsidRDefault="00E71222" w:rsidP="00556903">
            <w:pPr>
              <w:jc w:val="both"/>
              <w:rPr>
                <w:sz w:val="20"/>
                <w:szCs w:val="20"/>
              </w:rPr>
            </w:pPr>
            <w:r w:rsidRPr="00D01638">
              <w:rPr>
                <w:sz w:val="20"/>
                <w:szCs w:val="20"/>
              </w:rPr>
              <w:t>0.189</w:t>
            </w:r>
          </w:p>
        </w:tc>
        <w:tc>
          <w:tcPr>
            <w:tcW w:w="779" w:type="dxa"/>
            <w:tcBorders>
              <w:left w:val="nil"/>
              <w:bottom w:val="nil"/>
              <w:right w:val="nil"/>
            </w:tcBorders>
          </w:tcPr>
          <w:p w:rsidR="00E71222" w:rsidRPr="00D01638" w:rsidRDefault="00E71222" w:rsidP="00556903">
            <w:pPr>
              <w:jc w:val="both"/>
              <w:rPr>
                <w:sz w:val="20"/>
                <w:szCs w:val="20"/>
              </w:rPr>
            </w:pPr>
            <w:r w:rsidRPr="00D01638">
              <w:rPr>
                <w:sz w:val="20"/>
                <w:szCs w:val="20"/>
              </w:rPr>
              <w:t>&lt;0.001</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Bombus lucorum</w:t>
            </w:r>
          </w:p>
        </w:tc>
        <w:tc>
          <w:tcPr>
            <w:tcW w:w="1094"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 xml:space="preserve">81.15 </w:t>
            </w:r>
            <w:r w:rsidRPr="00D01638">
              <w:rPr>
                <w:sz w:val="20"/>
                <w:szCs w:val="20"/>
                <w:vertAlign w:val="subscript"/>
              </w:rPr>
              <w:t>(1,101)</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1.413 ± 0.297</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1.966 ± 0.218</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0.44</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&lt;0.001</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Homalictus urbanus</w:t>
            </w:r>
          </w:p>
        </w:tc>
        <w:tc>
          <w:tcPr>
            <w:tcW w:w="1094"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 xml:space="preserve">6.055 </w:t>
            </w:r>
            <w:r w:rsidRPr="00D01638">
              <w:rPr>
                <w:sz w:val="20"/>
                <w:szCs w:val="20"/>
                <w:vertAlign w:val="subscript"/>
              </w:rPr>
              <w:t>(1,209)</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-0.164 ± 0.033</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1.166 ± 0.474</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0.024</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0.014</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Lasioglossum lanarium</w:t>
            </w:r>
          </w:p>
        </w:tc>
        <w:tc>
          <w:tcPr>
            <w:tcW w:w="1094"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 xml:space="preserve">53.87 </w:t>
            </w:r>
            <w:r w:rsidRPr="00D01638">
              <w:rPr>
                <w:sz w:val="20"/>
                <w:szCs w:val="20"/>
                <w:vertAlign w:val="subscript"/>
              </w:rPr>
              <w:t>(1,61)</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0.702 ± 0.198</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2.13 ± 0.29</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0.46</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&lt;0.001</w:t>
            </w:r>
          </w:p>
        </w:tc>
      </w:tr>
      <w:tr w:rsidR="00E71222" w:rsidRPr="00D01638">
        <w:trPr>
          <w:jc w:val="center"/>
        </w:trPr>
        <w:tc>
          <w:tcPr>
            <w:tcW w:w="1162" w:type="dxa"/>
            <w:tcBorders>
              <w:top w:val="nil"/>
              <w:left w:val="nil"/>
              <w:bottom w:val="single" w:sz="4" w:space="0" w:color="auto"/>
              <w:right w:val="nil"/>
            </w:tcBorders>
          </w:tcPr>
          <w:p w:rsidR="00E71222" w:rsidRPr="00D01638" w:rsidRDefault="00E71222" w:rsidP="00556903">
            <w:pPr>
              <w:jc w:val="both"/>
              <w:rPr>
                <w:sz w:val="20"/>
                <w:szCs w:val="20"/>
              </w:rPr>
            </w:pPr>
          </w:p>
        </w:tc>
        <w:tc>
          <w:tcPr>
            <w:tcW w:w="2473" w:type="dxa"/>
            <w:tcBorders>
              <w:top w:val="nil"/>
              <w:left w:val="nil"/>
              <w:bottom w:val="single" w:sz="4" w:space="0" w:color="auto"/>
              <w:right w:val="nil"/>
            </w:tcBorders>
          </w:tcPr>
          <w:p w:rsidR="00E71222" w:rsidRPr="00D01638" w:rsidRDefault="00E71222" w:rsidP="00556903">
            <w:pPr>
              <w:jc w:val="both"/>
              <w:rPr>
                <w:i/>
                <w:iCs/>
                <w:sz w:val="20"/>
                <w:szCs w:val="20"/>
              </w:rPr>
            </w:pPr>
            <w:r w:rsidRPr="00D01638">
              <w:rPr>
                <w:i/>
                <w:iCs/>
                <w:sz w:val="20"/>
                <w:szCs w:val="20"/>
              </w:rPr>
              <w:t>Lasioglossum pauxillum</w:t>
            </w:r>
          </w:p>
        </w:tc>
        <w:tc>
          <w:tcPr>
            <w:tcW w:w="1094"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 xml:space="preserve">37.46 </w:t>
            </w:r>
            <w:r w:rsidRPr="00D01638">
              <w:rPr>
                <w:sz w:val="20"/>
                <w:szCs w:val="20"/>
                <w:vertAlign w:val="subscript"/>
              </w:rPr>
              <w:t>(1,129)</w:t>
            </w:r>
          </w:p>
        </w:tc>
        <w:tc>
          <w:tcPr>
            <w:tcW w:w="1423"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0.488 ± 0.057</w:t>
            </w:r>
          </w:p>
        </w:tc>
        <w:tc>
          <w:tcPr>
            <w:tcW w:w="1423"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2.715 ± 0.444</w:t>
            </w:r>
          </w:p>
        </w:tc>
        <w:tc>
          <w:tcPr>
            <w:tcW w:w="666"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0.219</w:t>
            </w:r>
          </w:p>
        </w:tc>
        <w:tc>
          <w:tcPr>
            <w:tcW w:w="779"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&lt;0.001</w:t>
            </w:r>
          </w:p>
        </w:tc>
      </w:tr>
      <w:tr w:rsidR="00E71222" w:rsidRPr="00D01638">
        <w:trPr>
          <w:jc w:val="center"/>
        </w:trPr>
        <w:tc>
          <w:tcPr>
            <w:tcW w:w="1162" w:type="dxa"/>
            <w:tcBorders>
              <w:left w:val="nil"/>
              <w:bottom w:val="nil"/>
              <w:right w:val="nil"/>
            </w:tcBorders>
          </w:tcPr>
          <w:p w:rsidR="00E71222" w:rsidRPr="00D01638" w:rsidRDefault="00E71222" w:rsidP="00556903">
            <w:pPr>
              <w:jc w:val="both"/>
              <w:rPr>
                <w:sz w:val="20"/>
                <w:szCs w:val="20"/>
              </w:rPr>
            </w:pPr>
            <w:r w:rsidRPr="00D01638">
              <w:rPr>
                <w:sz w:val="20"/>
                <w:szCs w:val="20"/>
              </w:rPr>
              <w:t>Hoverfly</w:t>
            </w:r>
          </w:p>
        </w:tc>
        <w:tc>
          <w:tcPr>
            <w:tcW w:w="2473" w:type="dxa"/>
            <w:tcBorders>
              <w:left w:val="nil"/>
              <w:bottom w:val="nil"/>
              <w:right w:val="nil"/>
            </w:tcBorders>
          </w:tcPr>
          <w:p w:rsidR="00E71222" w:rsidRPr="00D01638" w:rsidRDefault="00E71222" w:rsidP="00556903">
            <w:pPr>
              <w:jc w:val="both"/>
              <w:rPr>
                <w:i/>
                <w:iCs/>
                <w:sz w:val="20"/>
                <w:szCs w:val="20"/>
              </w:rPr>
            </w:pPr>
            <w:r w:rsidRPr="00D01638">
              <w:rPr>
                <w:i/>
                <w:iCs/>
                <w:sz w:val="20"/>
                <w:szCs w:val="20"/>
              </w:rPr>
              <w:t>Austrosyrphus spp.</w:t>
            </w:r>
          </w:p>
        </w:tc>
        <w:tc>
          <w:tcPr>
            <w:tcW w:w="1094" w:type="dxa"/>
            <w:tcBorders>
              <w:left w:val="nil"/>
              <w:bottom w:val="nil"/>
              <w:right w:val="nil"/>
            </w:tcBorders>
          </w:tcPr>
          <w:p w:rsidR="00E71222" w:rsidRPr="00D01638" w:rsidRDefault="00E71222" w:rsidP="00556903">
            <w:pPr>
              <w:jc w:val="both"/>
              <w:rPr>
                <w:sz w:val="20"/>
                <w:szCs w:val="20"/>
              </w:rPr>
            </w:pPr>
            <w:r w:rsidRPr="00D01638">
              <w:rPr>
                <w:sz w:val="20"/>
                <w:szCs w:val="20"/>
              </w:rPr>
              <w:t xml:space="preserve">12.7 </w:t>
            </w:r>
            <w:r w:rsidRPr="00D01638">
              <w:rPr>
                <w:sz w:val="20"/>
                <w:szCs w:val="20"/>
                <w:vertAlign w:val="subscript"/>
              </w:rPr>
              <w:t>(1,30)</w:t>
            </w:r>
          </w:p>
        </w:tc>
        <w:tc>
          <w:tcPr>
            <w:tcW w:w="1423" w:type="dxa"/>
            <w:tcBorders>
              <w:left w:val="nil"/>
              <w:bottom w:val="nil"/>
              <w:right w:val="nil"/>
            </w:tcBorders>
          </w:tcPr>
          <w:p w:rsidR="00E71222" w:rsidRPr="00D01638" w:rsidRDefault="00E71222" w:rsidP="00556903">
            <w:pPr>
              <w:jc w:val="both"/>
              <w:rPr>
                <w:sz w:val="20"/>
                <w:szCs w:val="20"/>
              </w:rPr>
            </w:pPr>
            <w:r w:rsidRPr="00D01638">
              <w:rPr>
                <w:sz w:val="20"/>
                <w:szCs w:val="20"/>
              </w:rPr>
              <w:t>0.087 ± 0.458</w:t>
            </w:r>
          </w:p>
        </w:tc>
        <w:tc>
          <w:tcPr>
            <w:tcW w:w="1423" w:type="dxa"/>
            <w:tcBorders>
              <w:left w:val="nil"/>
              <w:bottom w:val="nil"/>
              <w:right w:val="nil"/>
            </w:tcBorders>
          </w:tcPr>
          <w:p w:rsidR="00E71222" w:rsidRPr="00D01638" w:rsidRDefault="00E71222" w:rsidP="00556903">
            <w:pPr>
              <w:jc w:val="both"/>
              <w:rPr>
                <w:sz w:val="20"/>
                <w:szCs w:val="20"/>
              </w:rPr>
            </w:pPr>
            <w:r w:rsidRPr="00D01638">
              <w:rPr>
                <w:sz w:val="20"/>
                <w:szCs w:val="20"/>
              </w:rPr>
              <w:t>2.032 ± 0.57</w:t>
            </w:r>
          </w:p>
        </w:tc>
        <w:tc>
          <w:tcPr>
            <w:tcW w:w="666" w:type="dxa"/>
            <w:tcBorders>
              <w:left w:val="nil"/>
              <w:bottom w:val="nil"/>
              <w:right w:val="nil"/>
            </w:tcBorders>
          </w:tcPr>
          <w:p w:rsidR="00E71222" w:rsidRPr="00D01638" w:rsidRDefault="00E71222" w:rsidP="00556903">
            <w:pPr>
              <w:jc w:val="both"/>
              <w:rPr>
                <w:sz w:val="20"/>
                <w:szCs w:val="20"/>
              </w:rPr>
            </w:pPr>
            <w:r w:rsidRPr="00D01638">
              <w:rPr>
                <w:sz w:val="20"/>
                <w:szCs w:val="20"/>
              </w:rPr>
              <w:t>0.274</w:t>
            </w:r>
          </w:p>
        </w:tc>
        <w:tc>
          <w:tcPr>
            <w:tcW w:w="779" w:type="dxa"/>
            <w:tcBorders>
              <w:left w:val="nil"/>
              <w:bottom w:val="nil"/>
              <w:right w:val="nil"/>
            </w:tcBorders>
          </w:tcPr>
          <w:p w:rsidR="00E71222" w:rsidRPr="00D01638" w:rsidRDefault="00E71222" w:rsidP="00556903">
            <w:pPr>
              <w:jc w:val="both"/>
              <w:rPr>
                <w:sz w:val="20"/>
                <w:szCs w:val="20"/>
              </w:rPr>
            </w:pPr>
            <w:r w:rsidRPr="00D01638">
              <w:rPr>
                <w:sz w:val="20"/>
                <w:szCs w:val="20"/>
              </w:rPr>
              <w:t>0.001</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Helophilus parallelus</w:t>
            </w:r>
          </w:p>
        </w:tc>
        <w:tc>
          <w:tcPr>
            <w:tcW w:w="1094" w:type="dxa"/>
            <w:tcBorders>
              <w:top w:val="nil"/>
              <w:left w:val="nil"/>
              <w:bottom w:val="nil"/>
              <w:right w:val="nil"/>
            </w:tcBorders>
          </w:tcPr>
          <w:p w:rsidR="00E71222" w:rsidRPr="00D01638" w:rsidRDefault="00E71222" w:rsidP="00556903">
            <w:pPr>
              <w:jc w:val="both"/>
              <w:rPr>
                <w:sz w:val="20"/>
                <w:szCs w:val="20"/>
                <w:vertAlign w:val="subscript"/>
              </w:rPr>
            </w:pPr>
            <w:r w:rsidRPr="00D01638">
              <w:rPr>
                <w:sz w:val="20"/>
                <w:szCs w:val="20"/>
              </w:rPr>
              <w:t xml:space="preserve">14.84 </w:t>
            </w:r>
            <w:r w:rsidRPr="00D01638">
              <w:rPr>
                <w:sz w:val="20"/>
                <w:szCs w:val="20"/>
                <w:vertAlign w:val="subscript"/>
              </w:rPr>
              <w:t>(1,17)</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0.286 ± 0.857</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2.485 ± 0.645</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0.435</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0.001</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Sphaerophoria macrogaster</w:t>
            </w:r>
          </w:p>
        </w:tc>
        <w:tc>
          <w:tcPr>
            <w:tcW w:w="1094"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 xml:space="preserve">0.04 </w:t>
            </w:r>
            <w:r w:rsidRPr="00D01638">
              <w:rPr>
                <w:sz w:val="20"/>
                <w:szCs w:val="20"/>
                <w:vertAlign w:val="subscript"/>
              </w:rPr>
              <w:t>(1,8)</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0.361 ± 0.274</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0.195 ± 0.907</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-0.11</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N.S.</w:t>
            </w:r>
          </w:p>
        </w:tc>
      </w:tr>
      <w:tr w:rsidR="00E71222" w:rsidRPr="00D01638">
        <w:trPr>
          <w:jc w:val="center"/>
        </w:trPr>
        <w:tc>
          <w:tcPr>
            <w:tcW w:w="1162" w:type="dxa"/>
            <w:tcBorders>
              <w:top w:val="nil"/>
              <w:left w:val="nil"/>
              <w:bottom w:val="nil"/>
              <w:right w:val="nil"/>
            </w:tcBorders>
          </w:tcPr>
          <w:p w:rsidR="00E71222" w:rsidRPr="00D01638" w:rsidRDefault="00E71222" w:rsidP="00556903">
            <w:pPr>
              <w:jc w:val="both"/>
              <w:rPr>
                <w:sz w:val="20"/>
                <w:szCs w:val="20"/>
              </w:rPr>
            </w:pPr>
          </w:p>
        </w:tc>
        <w:tc>
          <w:tcPr>
            <w:tcW w:w="2473" w:type="dxa"/>
            <w:tcBorders>
              <w:top w:val="nil"/>
              <w:left w:val="nil"/>
              <w:bottom w:val="nil"/>
              <w:right w:val="nil"/>
            </w:tcBorders>
          </w:tcPr>
          <w:p w:rsidR="00E71222" w:rsidRPr="00D01638" w:rsidRDefault="00E71222" w:rsidP="00556903">
            <w:pPr>
              <w:jc w:val="both"/>
              <w:rPr>
                <w:i/>
                <w:iCs/>
                <w:sz w:val="20"/>
                <w:szCs w:val="20"/>
              </w:rPr>
            </w:pPr>
            <w:r w:rsidRPr="00D01638">
              <w:rPr>
                <w:i/>
                <w:iCs/>
                <w:sz w:val="20"/>
                <w:szCs w:val="20"/>
              </w:rPr>
              <w:t>Episyrphus balteatus</w:t>
            </w:r>
          </w:p>
        </w:tc>
        <w:tc>
          <w:tcPr>
            <w:tcW w:w="1094"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 xml:space="preserve">0.08 </w:t>
            </w:r>
            <w:r w:rsidRPr="00D01638">
              <w:rPr>
                <w:sz w:val="20"/>
                <w:szCs w:val="20"/>
                <w:vertAlign w:val="subscript"/>
              </w:rPr>
              <w:t>(1,8)</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1.334 ± 1.885</w:t>
            </w:r>
          </w:p>
        </w:tc>
        <w:tc>
          <w:tcPr>
            <w:tcW w:w="1423"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0.885 ± 2.229</w:t>
            </w:r>
          </w:p>
        </w:tc>
        <w:tc>
          <w:tcPr>
            <w:tcW w:w="666"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-0.11</w:t>
            </w:r>
          </w:p>
        </w:tc>
        <w:tc>
          <w:tcPr>
            <w:tcW w:w="779" w:type="dxa"/>
            <w:tcBorders>
              <w:top w:val="nil"/>
              <w:left w:val="nil"/>
              <w:bottom w:val="nil"/>
              <w:right w:val="nil"/>
            </w:tcBorders>
          </w:tcPr>
          <w:p w:rsidR="00E71222" w:rsidRPr="00D01638" w:rsidRDefault="00E71222" w:rsidP="00556903">
            <w:pPr>
              <w:jc w:val="both"/>
              <w:rPr>
                <w:sz w:val="20"/>
                <w:szCs w:val="20"/>
              </w:rPr>
            </w:pPr>
            <w:r w:rsidRPr="00D01638">
              <w:rPr>
                <w:sz w:val="20"/>
                <w:szCs w:val="20"/>
              </w:rPr>
              <w:t>N.S.</w:t>
            </w:r>
          </w:p>
        </w:tc>
      </w:tr>
      <w:tr w:rsidR="00E71222" w:rsidRPr="00D01638">
        <w:trPr>
          <w:jc w:val="center"/>
        </w:trPr>
        <w:tc>
          <w:tcPr>
            <w:tcW w:w="1162" w:type="dxa"/>
            <w:tcBorders>
              <w:top w:val="nil"/>
              <w:left w:val="nil"/>
              <w:bottom w:val="single" w:sz="4" w:space="0" w:color="auto"/>
              <w:right w:val="nil"/>
            </w:tcBorders>
          </w:tcPr>
          <w:p w:rsidR="00E71222" w:rsidRPr="00D01638" w:rsidRDefault="00E71222" w:rsidP="00556903">
            <w:pPr>
              <w:jc w:val="both"/>
              <w:rPr>
                <w:sz w:val="20"/>
                <w:szCs w:val="20"/>
              </w:rPr>
            </w:pPr>
          </w:p>
        </w:tc>
        <w:tc>
          <w:tcPr>
            <w:tcW w:w="2473" w:type="dxa"/>
            <w:tcBorders>
              <w:top w:val="nil"/>
              <w:left w:val="nil"/>
              <w:bottom w:val="single" w:sz="4" w:space="0" w:color="auto"/>
              <w:right w:val="nil"/>
            </w:tcBorders>
          </w:tcPr>
          <w:p w:rsidR="00E71222" w:rsidRPr="00D01638" w:rsidRDefault="00E71222" w:rsidP="00556903">
            <w:pPr>
              <w:jc w:val="both"/>
              <w:rPr>
                <w:i/>
                <w:iCs/>
                <w:sz w:val="20"/>
                <w:szCs w:val="20"/>
              </w:rPr>
            </w:pPr>
            <w:r w:rsidRPr="00D01638">
              <w:rPr>
                <w:i/>
                <w:iCs/>
                <w:sz w:val="20"/>
                <w:szCs w:val="20"/>
              </w:rPr>
              <w:t>Melanostoma scalare</w:t>
            </w:r>
          </w:p>
        </w:tc>
        <w:tc>
          <w:tcPr>
            <w:tcW w:w="1094"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 xml:space="preserve">6.38 </w:t>
            </w:r>
            <w:r w:rsidRPr="00D01638">
              <w:rPr>
                <w:sz w:val="20"/>
                <w:szCs w:val="20"/>
                <w:vertAlign w:val="subscript"/>
              </w:rPr>
              <w:t>(1,7)</w:t>
            </w:r>
          </w:p>
        </w:tc>
        <w:tc>
          <w:tcPr>
            <w:tcW w:w="1423"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-2.172 ± 1.324</w:t>
            </w:r>
          </w:p>
        </w:tc>
        <w:tc>
          <w:tcPr>
            <w:tcW w:w="1423"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7.619 ± 3.016</w:t>
            </w:r>
          </w:p>
        </w:tc>
        <w:tc>
          <w:tcPr>
            <w:tcW w:w="666"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0.4</w:t>
            </w:r>
          </w:p>
        </w:tc>
        <w:tc>
          <w:tcPr>
            <w:tcW w:w="779" w:type="dxa"/>
            <w:tcBorders>
              <w:top w:val="nil"/>
              <w:left w:val="nil"/>
              <w:bottom w:val="single" w:sz="4" w:space="0" w:color="auto"/>
              <w:right w:val="nil"/>
            </w:tcBorders>
          </w:tcPr>
          <w:p w:rsidR="00E71222" w:rsidRPr="00D01638" w:rsidRDefault="00E71222" w:rsidP="00556903">
            <w:pPr>
              <w:jc w:val="both"/>
              <w:rPr>
                <w:sz w:val="20"/>
                <w:szCs w:val="20"/>
              </w:rPr>
            </w:pPr>
            <w:r w:rsidRPr="00D01638">
              <w:rPr>
                <w:sz w:val="20"/>
                <w:szCs w:val="20"/>
              </w:rPr>
              <w:t>0.03</w:t>
            </w:r>
          </w:p>
        </w:tc>
      </w:tr>
    </w:tbl>
    <w:p w:rsidR="00E71222" w:rsidRPr="00D01638" w:rsidRDefault="00E71222" w:rsidP="007D6D99">
      <w:pPr>
        <w:spacing w:line="480" w:lineRule="auto"/>
        <w:jc w:val="both"/>
        <w:rPr>
          <w:b/>
          <w:bCs/>
        </w:rPr>
      </w:pPr>
    </w:p>
    <w:p w:rsidR="00E71222" w:rsidRPr="00D01638" w:rsidRDefault="00E71222">
      <w:pPr>
        <w:rPr>
          <w:b/>
          <w:bCs/>
        </w:rPr>
      </w:pPr>
      <w:r w:rsidRPr="00D01638">
        <w:rPr>
          <w:b/>
          <w:bCs/>
        </w:rPr>
        <w:br w:type="page"/>
      </w:r>
    </w:p>
    <w:p w:rsidR="00E71222" w:rsidRPr="00D01638" w:rsidRDefault="00E71222" w:rsidP="00E1180D">
      <w:pPr>
        <w:spacing w:line="480" w:lineRule="auto"/>
        <w:jc w:val="center"/>
        <w:rPr>
          <w:b/>
          <w:bCs/>
        </w:rPr>
      </w:pPr>
      <w:ins w:id="513" w:author="vesna.gagic@bio.bg.ac.rs" w:date="2018-06-15T08:24:00Z">
        <w:r w:rsidRPr="00C71FC9">
          <w:rPr>
            <w:b/>
            <w:bCs/>
            <w:noProof/>
            <w:lang w:val="it-IT" w:eastAsia="it-IT"/>
            <w:rPrChange w:id="514" w:author="vesna.gagic@bio.bg.ac.rs" w:date="2018-06-15T08:24:00Z">
              <w:rPr>
                <w:b/>
                <w:bCs/>
                <w:noProof/>
                <w:lang w:val="it-IT" w:eastAsia="it-IT"/>
              </w:rPr>
            </w:rPrChange>
          </w:rPr>
          <w:pict>
            <v:shape id="Picture 3" o:spid="_x0000_i1030" type="#_x0000_t75" style="width:471.75pt;height:641.25pt;visibility:visible">
              <v:imagedata r:id="rId12" o:title="" croptop="1283f" cropbottom="2527f" cropright="1269f"/>
            </v:shape>
          </w:pict>
        </w:r>
      </w:ins>
    </w:p>
    <w:p w:rsidR="00E71222" w:rsidRDefault="00E71222" w:rsidP="007D6D99">
      <w:pPr>
        <w:spacing w:line="480" w:lineRule="auto"/>
        <w:jc w:val="both"/>
        <w:sectPr w:rsidR="00E71222" w:rsidSect="00B41189">
          <w:pgSz w:w="11900" w:h="16840"/>
          <w:pgMar w:top="1440" w:right="1440" w:bottom="1440" w:left="1440" w:header="708" w:footer="708" w:gutter="0"/>
          <w:cols w:space="708"/>
          <w:docGrid w:linePitch="360"/>
        </w:sectPr>
      </w:pPr>
      <w:r w:rsidRPr="004A1F67">
        <w:t xml:space="preserve">Figure 1. Bee genera tree (Hedtke et al. </w:t>
      </w:r>
      <w:r w:rsidRPr="00B77527">
        <w:t xml:space="preserve">2013) with species subtrees. Colour denotes </w:t>
      </w:r>
      <w:r w:rsidRPr="00D121F7">
        <w:t xml:space="preserve">mean </w:t>
      </w:r>
      <w:r>
        <w:t>ln body size</w:t>
      </w:r>
      <w:r w:rsidRPr="00D121F7">
        <w:t xml:space="preserve"> of each b</w:t>
      </w:r>
      <w:r>
        <w:t>ee species included in analyses</w:t>
      </w:r>
    </w:p>
    <w:p w:rsidR="00E71222" w:rsidRDefault="00E71222">
      <w:ins w:id="515" w:author="vesna.gagic@bio.bg.ac.rs" w:date="2018-06-15T08:24:00Z">
        <w:r w:rsidRPr="004575B3">
          <w:pict>
            <v:shape id="Picture 8" o:spid="_x0000_i1031" type="#_x0000_t75" style="width:697.5pt;height:254.25pt;visibility:visible">
              <v:imagedata r:id="rId13" o:title=""/>
            </v:shape>
          </w:pict>
        </w:r>
      </w:ins>
    </w:p>
    <w:p w:rsidR="00E71222" w:rsidRDefault="00E71222">
      <w:r w:rsidRPr="007978AF">
        <w:rPr>
          <w:b/>
          <w:bCs/>
        </w:rPr>
        <w:t>Figure 2A.</w:t>
      </w:r>
      <w:r>
        <w:t xml:space="preserve"> Bees; ITD-body size interspecific relationships. From left to right: influence of region, sex and taxonomic family.</w:t>
      </w:r>
    </w:p>
    <w:p w:rsidR="00E71222" w:rsidRDefault="00E71222"/>
    <w:p w:rsidR="00E71222" w:rsidRDefault="00E71222"/>
    <w:p w:rsidR="00E71222" w:rsidRDefault="00E71222"/>
    <w:p w:rsidR="00E71222" w:rsidRDefault="00E71222"/>
    <w:p w:rsidR="00E71222" w:rsidRDefault="00E71222"/>
    <w:p w:rsidR="00E71222" w:rsidRDefault="00E71222"/>
    <w:p w:rsidR="00E71222" w:rsidRDefault="00E71222"/>
    <w:p w:rsidR="00E71222" w:rsidRDefault="00E71222">
      <w:r>
        <w:br w:type="page"/>
      </w:r>
    </w:p>
    <w:p w:rsidR="00E71222" w:rsidRDefault="00E71222">
      <w:ins w:id="516" w:author="vesna.gagic@bio.bg.ac.rs" w:date="2018-06-15T08:24:00Z">
        <w:r w:rsidRPr="004575B3">
          <w:pict>
            <v:shape id="Picture 9" o:spid="_x0000_i1032" type="#_x0000_t75" style="width:697.5pt;height:254.25pt;visibility:visible">
              <v:imagedata r:id="rId14" o:title=""/>
            </v:shape>
          </w:pict>
        </w:r>
      </w:ins>
    </w:p>
    <w:p w:rsidR="00E71222" w:rsidRDefault="00E71222" w:rsidP="00315DF2">
      <w:r w:rsidRPr="007978AF">
        <w:rPr>
          <w:b/>
          <w:bCs/>
        </w:rPr>
        <w:t>Figure 2B.</w:t>
      </w:r>
      <w:r>
        <w:t xml:space="preserve"> Hoverflies; ITD-body size interspecific relationships. From left to right: influence of region, sex and taxonomic subfamily.</w:t>
      </w:r>
    </w:p>
    <w:p w:rsidR="00E71222" w:rsidRPr="00315DF2" w:rsidRDefault="00E71222">
      <w:pPr>
        <w:rPr>
          <w:b/>
          <w:bCs/>
        </w:rPr>
      </w:pPr>
    </w:p>
    <w:p w:rsidR="00E71222" w:rsidRDefault="00E71222"/>
    <w:p w:rsidR="00E71222" w:rsidRDefault="00E71222" w:rsidP="007D6D99">
      <w:pPr>
        <w:spacing w:line="480" w:lineRule="auto"/>
        <w:jc w:val="both"/>
        <w:sectPr w:rsidR="00E71222" w:rsidSect="00D329AB">
          <w:pgSz w:w="16840" w:h="11900" w:orient="landscape"/>
          <w:pgMar w:top="1440" w:right="1440" w:bottom="1440" w:left="1440" w:header="708" w:footer="708" w:gutter="0"/>
          <w:cols w:space="708"/>
          <w:docGrid w:linePitch="360"/>
        </w:sectPr>
      </w:pPr>
    </w:p>
    <w:p w:rsidR="00E71222" w:rsidRDefault="00E71222" w:rsidP="007D6D99">
      <w:pPr>
        <w:spacing w:line="480" w:lineRule="auto"/>
        <w:jc w:val="both"/>
      </w:pPr>
      <w:ins w:id="517" w:author="vesna.gagic@bio.bg.ac.rs" w:date="2018-06-15T08:24:00Z">
        <w:r w:rsidRPr="00C71FC9">
          <w:rPr>
            <w:noProof/>
            <w:lang w:val="it-IT" w:eastAsia="it-IT"/>
            <w:rPrChange w:id="518" w:author="vesna.gagic@bio.bg.ac.rs" w:date="2018-06-15T08:24:00Z">
              <w:rPr>
                <w:noProof/>
                <w:lang w:val="it-IT" w:eastAsia="it-IT"/>
              </w:rPr>
            </w:rPrChange>
          </w:rPr>
          <w:pict>
            <v:shape id="Picture 10" o:spid="_x0000_i1033" type="#_x0000_t75" style="width:445.5pt;height:315pt;visibility:visible">
              <v:imagedata r:id="rId15" o:title=""/>
            </v:shape>
          </w:pict>
        </w:r>
      </w:ins>
    </w:p>
    <w:p w:rsidR="00E71222" w:rsidRPr="00C93E96" w:rsidRDefault="00E71222" w:rsidP="00232EEF">
      <w:pPr>
        <w:spacing w:line="480" w:lineRule="auto"/>
        <w:jc w:val="both"/>
      </w:pPr>
      <w:r w:rsidRPr="007978AF">
        <w:rPr>
          <w:b/>
          <w:bCs/>
        </w:rPr>
        <w:t>Figure 3.</w:t>
      </w:r>
      <w:r w:rsidRPr="00D121F7">
        <w:t xml:space="preserve"> Ro</w:t>
      </w:r>
      <w:r w:rsidRPr="00C93E96">
        <w:t>ot mean square error (RMSE) across k-fold training and test sets for each model.</w:t>
      </w:r>
      <w:r>
        <w:t xml:space="preserve"> A) GLMM #1, PGLMM#1 and three ITD only models: Cane (1987), GLMM #8, PGLMM #4. B) All included hoverfly models: model numbers refer to that provided in Table 2.</w:t>
      </w:r>
    </w:p>
    <w:p w:rsidR="00E71222" w:rsidRDefault="00E71222" w:rsidP="007D6D99">
      <w:pPr>
        <w:spacing w:line="480" w:lineRule="auto"/>
        <w:jc w:val="both"/>
      </w:pPr>
    </w:p>
    <w:p w:rsidR="00E71222" w:rsidRPr="00D121F7" w:rsidRDefault="00E71222" w:rsidP="007D6D99">
      <w:pPr>
        <w:spacing w:line="480" w:lineRule="auto"/>
        <w:jc w:val="both"/>
        <w:sectPr w:rsidR="00E71222" w:rsidRPr="00D121F7" w:rsidSect="00B41189">
          <w:pgSz w:w="11900" w:h="16840"/>
          <w:pgMar w:top="1440" w:right="1440" w:bottom="1440" w:left="1440" w:header="708" w:footer="708" w:gutter="0"/>
          <w:cols w:space="708"/>
          <w:docGrid w:linePitch="360"/>
        </w:sectPr>
      </w:pPr>
    </w:p>
    <w:p w:rsidR="00E71222" w:rsidRDefault="00E71222" w:rsidP="007D6D99">
      <w:pPr>
        <w:spacing w:line="480" w:lineRule="auto"/>
        <w:jc w:val="both"/>
        <w:rPr>
          <w:b/>
          <w:bCs/>
        </w:rPr>
      </w:pPr>
      <w:ins w:id="519" w:author="vesna.gagic@bio.bg.ac.rs" w:date="2018-06-15T08:24:00Z">
        <w:r w:rsidRPr="00C71FC9">
          <w:rPr>
            <w:b/>
            <w:bCs/>
            <w:noProof/>
            <w:lang w:val="it-IT" w:eastAsia="it-IT"/>
            <w:rPrChange w:id="520" w:author="vesna.gagic@bio.bg.ac.rs" w:date="2018-06-15T08:24:00Z">
              <w:rPr>
                <w:b/>
                <w:bCs/>
                <w:noProof/>
                <w:lang w:val="it-IT" w:eastAsia="it-IT"/>
              </w:rPr>
            </w:rPrChange>
          </w:rPr>
          <w:pict>
            <v:shape id="Picture 11" o:spid="_x0000_i1034" type="#_x0000_t75" style="width:705.75pt;height:256.5pt;visibility:visible">
              <v:imagedata r:id="rId16" o:title="" croptop="15791f" cropbottom="16431f"/>
            </v:shape>
          </w:pict>
        </w:r>
      </w:ins>
    </w:p>
    <w:p w:rsidR="00E71222" w:rsidRPr="004A1F67" w:rsidRDefault="00E71222" w:rsidP="007D6D99">
      <w:pPr>
        <w:spacing w:line="480" w:lineRule="auto"/>
        <w:jc w:val="both"/>
        <w:rPr>
          <w:b/>
          <w:bCs/>
        </w:rPr>
      </w:pPr>
      <w:r>
        <w:rPr>
          <w:b/>
          <w:bCs/>
        </w:rPr>
        <w:t>Figure 4</w:t>
      </w:r>
      <w:r w:rsidRPr="00D01638">
        <w:rPr>
          <w:b/>
          <w:bCs/>
        </w:rPr>
        <w:t xml:space="preserve">. </w:t>
      </w:r>
      <w:r w:rsidRPr="00D01638">
        <w:t>Intraspecific predictions of female body size with intertegular distance. Lines denote line of best fit from O</w:t>
      </w:r>
      <w:r w:rsidRPr="004A1F67">
        <w:t>LS regression.</w:t>
      </w:r>
    </w:p>
    <w:p w:rsidR="00E71222" w:rsidRDefault="00E71222" w:rsidP="008C35D6">
      <w:pPr>
        <w:spacing w:line="480" w:lineRule="auto"/>
        <w:jc w:val="both"/>
        <w:sectPr w:rsidR="00E71222" w:rsidSect="007D6D99">
          <w:footerReference w:type="default" r:id="rId17"/>
          <w:pgSz w:w="16838" w:h="11906" w:orient="landscape"/>
          <w:pgMar w:top="1440" w:right="1440" w:bottom="1440" w:left="1440" w:header="708" w:footer="708" w:gutter="0"/>
          <w:lnNumType w:countBy="1" w:restart="continuous"/>
          <w:cols w:space="708"/>
          <w:docGrid w:linePitch="360"/>
        </w:sectPr>
      </w:pPr>
    </w:p>
    <w:p w:rsidR="00E71222" w:rsidRDefault="00E71222" w:rsidP="00F34E6D">
      <w:pPr>
        <w:spacing w:line="480" w:lineRule="auto"/>
        <w:jc w:val="both"/>
        <w:outlineLvl w:val="0"/>
      </w:pPr>
      <w:r>
        <w:t>Supplementary Material</w:t>
      </w:r>
    </w:p>
    <w:p w:rsidR="00E71222" w:rsidRDefault="00E71222" w:rsidP="00F34E6D">
      <w:pPr>
        <w:spacing w:line="480" w:lineRule="auto"/>
        <w:jc w:val="both"/>
        <w:outlineLvl w:val="0"/>
      </w:pPr>
    </w:p>
    <w:p w:rsidR="00E71222" w:rsidRPr="00D01638" w:rsidRDefault="00E71222" w:rsidP="00F34E6D">
      <w:pPr>
        <w:spacing w:line="480" w:lineRule="auto"/>
        <w:jc w:val="both"/>
        <w:outlineLvl w:val="0"/>
        <w:rPr>
          <w:i/>
          <w:iCs/>
        </w:rPr>
      </w:pPr>
      <w:r w:rsidRPr="00C93E96">
        <w:rPr>
          <w:i/>
          <w:iCs/>
        </w:rPr>
        <w:t xml:space="preserve">Description </w:t>
      </w:r>
      <w:r w:rsidRPr="000069C1">
        <w:rPr>
          <w:i/>
          <w:iCs/>
        </w:rPr>
        <w:t>of</w:t>
      </w:r>
      <w:r w:rsidRPr="00D01638">
        <w:t xml:space="preserve"> </w:t>
      </w:r>
      <w:r w:rsidRPr="00D01638">
        <w:rPr>
          <w:i/>
          <w:iCs/>
        </w:rPr>
        <w:t>pre-existing equations</w:t>
      </w:r>
    </w:p>
    <w:p w:rsidR="00E71222" w:rsidRPr="00957B91" w:rsidRDefault="00E71222" w:rsidP="009402DE">
      <w:pPr>
        <w:spacing w:line="480" w:lineRule="auto"/>
        <w:jc w:val="both"/>
        <w:rPr>
          <w:strike/>
        </w:rPr>
      </w:pPr>
      <w:r w:rsidRPr="00D121F7">
        <w:t xml:space="preserve">We selected three key pollinating insect orders: Diptera, Hymenoptera and Lepidoptera </w:t>
      </w:r>
      <w:r w:rsidRPr="00D01638">
        <w:t>and collated all known predictive allometric models</w:t>
      </w:r>
      <w:r w:rsidRPr="004A1F67">
        <w:t>. From an initial litera</w:t>
      </w:r>
      <w:r w:rsidRPr="00B77527">
        <w:t>ture search, we obtained the publications analysed</w:t>
      </w:r>
      <w:r w:rsidRPr="00D121F7">
        <w:t xml:space="preserve"> by</w:t>
      </w:r>
      <w:r w:rsidRPr="00C93E96">
        <w:t xml:space="preserve"> Martin et al. (2014)</w:t>
      </w:r>
      <w:r w:rsidRPr="00957B91">
        <w:t>. We then reviewed each publication individually, including their references and citations for additional equations.</w:t>
      </w:r>
    </w:p>
    <w:p w:rsidR="00E71222" w:rsidRPr="00957B91" w:rsidRDefault="00E71222" w:rsidP="007D6D99">
      <w:pPr>
        <w:spacing w:line="480" w:lineRule="auto"/>
        <w:jc w:val="both"/>
        <w:rPr>
          <w:i/>
          <w:iCs/>
        </w:rPr>
      </w:pPr>
    </w:p>
    <w:p w:rsidR="00E71222" w:rsidRPr="00AD7F18" w:rsidRDefault="00E71222" w:rsidP="007D6D99">
      <w:pPr>
        <w:spacing w:line="480" w:lineRule="auto"/>
        <w:jc w:val="both"/>
      </w:pPr>
      <w:r w:rsidRPr="00957B91">
        <w:t>Diptera: 26 allometric models for Diptera were collated (Table S</w:t>
      </w:r>
      <w:r w:rsidRPr="00AD7F18">
        <w:t>1A). 11 models were reported for the entire order, including nine without any taxonomic breakdown of samples used. 12 for the three main suborders Nematocera (6), Brachycera (4) and Cycllorapha (2) and two for specific families; Asilidae and Bombyliidae.</w:t>
      </w:r>
    </w:p>
    <w:p w:rsidR="00E71222" w:rsidRPr="00AD7F18" w:rsidRDefault="00E71222" w:rsidP="007D6D99">
      <w:pPr>
        <w:spacing w:line="480" w:lineRule="auto"/>
        <w:jc w:val="both"/>
      </w:pPr>
    </w:p>
    <w:p w:rsidR="00E71222" w:rsidRPr="00D01638" w:rsidRDefault="00E71222" w:rsidP="007D6D99">
      <w:pPr>
        <w:spacing w:line="480" w:lineRule="auto"/>
        <w:jc w:val="both"/>
      </w:pPr>
      <w:r w:rsidRPr="00AD7F18">
        <w:t>Hymenoptera: 38 allometric models for Hymenoptera were collated (Table S1B). These included eight combined, seven excluding ants (Formicidae) as well as ten for Formicidae. There are three equations for Vespidae and two equations for Apidae (Cane 1987 &amp; Sa</w:t>
      </w:r>
      <w:r w:rsidRPr="00837BEA">
        <w:t xml:space="preserve">bo </w:t>
      </w:r>
      <w:r w:rsidRPr="00D01638">
        <w:fldChar w:fldCharType="begin"/>
      </w:r>
      <w:r w:rsidRPr="00D01638">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D01638">
        <w:fldChar w:fldCharType="end"/>
      </w:r>
      <w:r w:rsidRPr="00D01638">
        <w:t xml:space="preserve">et al. (2002). Sample </w:t>
      </w:r>
      <w:r w:rsidRPr="00D01638">
        <w:fldChar w:fldCharType="begin"/>
      </w:r>
      <w:r w:rsidRPr="00D01638">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D01638">
        <w:fldChar w:fldCharType="end"/>
      </w:r>
      <w:r w:rsidRPr="00D01638">
        <w:t>et al’s (1993) body length (BL) and body length*width (BW) equations are provided for Braconidae, Ichneumonidae, Halictidae and Pompilidae.</w:t>
      </w:r>
    </w:p>
    <w:p w:rsidR="00E71222" w:rsidRPr="004A1F67" w:rsidRDefault="00E71222" w:rsidP="007D6D99">
      <w:pPr>
        <w:spacing w:line="480" w:lineRule="auto"/>
        <w:jc w:val="both"/>
      </w:pPr>
    </w:p>
    <w:p w:rsidR="00E71222" w:rsidRPr="004A1F67" w:rsidRDefault="00E71222" w:rsidP="007D6D99">
      <w:pPr>
        <w:spacing w:line="480" w:lineRule="auto"/>
        <w:jc w:val="both"/>
        <w:rPr>
          <w:strike/>
        </w:rPr>
      </w:pPr>
      <w:r w:rsidRPr="004A1F67">
        <w:t>Lepidoptera: 21 allometric models for Lepidoptera were collated (Table S1C). This includes 1</w:t>
      </w:r>
      <w:r w:rsidRPr="00B77527">
        <w:t xml:space="preserve">3 with varying taxa and without lower classifications. Hodar </w:t>
      </w:r>
      <w:r w:rsidRPr="00D01638">
        <w:fldChar w:fldCharType="begin"/>
      </w:r>
      <w:r w:rsidRPr="00D01638">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D01638">
        <w:fldChar w:fldCharType="end"/>
      </w:r>
      <w:r w:rsidRPr="00D01638">
        <w:t>(1997) provides specific models for Heterocera (moths) and Ropalocera (butterflies). Sample et al. (1993) provide BL and BL*BW models for Microlepidoptera and two moth families: Geometridae and Arctiidae.</w:t>
      </w:r>
    </w:p>
    <w:p w:rsidR="00E71222" w:rsidRPr="004A1F67" w:rsidRDefault="00E71222" w:rsidP="007D6D99">
      <w:pPr>
        <w:spacing w:line="480" w:lineRule="auto"/>
        <w:jc w:val="both"/>
        <w:rPr>
          <w:strike/>
        </w:rPr>
      </w:pPr>
    </w:p>
    <w:p w:rsidR="00E71222" w:rsidRPr="00D121F7" w:rsidRDefault="00E71222" w:rsidP="007D6D99">
      <w:pPr>
        <w:spacing w:line="480" w:lineRule="auto"/>
        <w:jc w:val="both"/>
      </w:pPr>
      <w:r w:rsidRPr="00B77527">
        <w:t>Foraging distance and proboscis length: We collated six bee foraging distance models from van Nieuwstadt and Iraheta (1996) and Greenleaf et al. (2007) and three</w:t>
      </w:r>
      <w:r w:rsidRPr="00D121F7">
        <w:t xml:space="preserve"> models for bee proboscis length from Cariveau et al. (2016)</w:t>
      </w:r>
    </w:p>
    <w:p w:rsidR="00E71222" w:rsidRPr="00D121F7" w:rsidRDefault="00E71222" w:rsidP="007D6D99">
      <w:pPr>
        <w:spacing w:line="480" w:lineRule="auto"/>
        <w:jc w:val="both"/>
      </w:pPr>
    </w:p>
    <w:p w:rsidR="00E71222" w:rsidRPr="00D01638" w:rsidRDefault="00E71222" w:rsidP="00CC48BB">
      <w:pPr>
        <w:spacing w:line="480" w:lineRule="auto"/>
        <w:jc w:val="both"/>
        <w:sectPr w:rsidR="00E71222" w:rsidRPr="00D01638" w:rsidSect="00D329AB">
          <w:pgSz w:w="11906" w:h="16838"/>
          <w:pgMar w:top="1440" w:right="1440" w:bottom="1440" w:left="1440" w:header="708" w:footer="708" w:gutter="0"/>
          <w:lnNumType w:countBy="1" w:restart="continuous"/>
          <w:cols w:space="708"/>
          <w:docGrid w:linePitch="360"/>
        </w:sectPr>
      </w:pPr>
    </w:p>
    <w:p w:rsidR="00E71222" w:rsidRPr="00D01638" w:rsidRDefault="00E71222" w:rsidP="00CC48BB">
      <w:pPr>
        <w:spacing w:before="240"/>
        <w:jc w:val="both"/>
      </w:pPr>
      <w:r w:rsidRPr="00D01638">
        <w:t>Table S1. Allometric equations for pollinating taxa. BL = Body length, BW = Body width, IT = intertegular distance. OLS = Ordinary Least Squares regression. MA = Major axis regression, MU = Multivariate regression. Equations are present in the form of y = ln(B</w:t>
      </w:r>
      <w:r w:rsidRPr="00D01638">
        <w:rPr>
          <w:vertAlign w:val="subscript"/>
        </w:rPr>
        <w:t>0</w:t>
      </w:r>
      <w:r w:rsidRPr="00D01638">
        <w:t>) + ln(B</w:t>
      </w:r>
      <w:r w:rsidRPr="00D01638">
        <w:rPr>
          <w:vertAlign w:val="subscript"/>
        </w:rPr>
        <w:t>1</w:t>
      </w:r>
      <w:r w:rsidRPr="00D01638">
        <w:t>), which is equivalent to y = b</w:t>
      </w:r>
      <w:r w:rsidRPr="00D01638">
        <w:rPr>
          <w:vertAlign w:val="subscript"/>
        </w:rPr>
        <w:t>0</w:t>
      </w:r>
      <w:r w:rsidRPr="00D01638">
        <w:t>X</w:t>
      </w:r>
      <w:r w:rsidRPr="00D01638">
        <w:rPr>
          <w:vertAlign w:val="superscript"/>
        </w:rPr>
        <w:t>b1</w:t>
      </w:r>
      <w:r w:rsidRPr="00D01638">
        <w:t>. * = Included body width as well as length</w:t>
      </w:r>
    </w:p>
    <w:p w:rsidR="00E71222" w:rsidRPr="00D01638" w:rsidRDefault="00E71222" w:rsidP="00CC48BB">
      <w:pPr>
        <w:pStyle w:val="ListParagraph"/>
        <w:numPr>
          <w:ilvl w:val="0"/>
          <w:numId w:val="9"/>
        </w:numPr>
        <w:spacing w:before="240" w:after="160"/>
        <w:jc w:val="both"/>
        <w:rPr>
          <w:rFonts w:ascii="Times New Roman" w:hAnsi="Times New Roman" w:cs="Times New Roman"/>
        </w:rPr>
      </w:pPr>
      <w:r w:rsidRPr="00D01638">
        <w:rPr>
          <w:rFonts w:ascii="Times New Roman" w:hAnsi="Times New Roman" w:cs="Times New Roman"/>
          <w:b/>
          <w:bCs/>
        </w:rPr>
        <w:t>Diptera</w:t>
      </w:r>
      <w:r w:rsidRPr="00D01638">
        <w:rPr>
          <w:rFonts w:ascii="Times New Roman" w:hAnsi="Times New Roman" w:cs="Times New Roman"/>
        </w:rPr>
        <w:t xml:space="preserve">. </w:t>
      </w:r>
    </w:p>
    <w:tbl>
      <w:tblPr>
        <w:tblW w:w="14464" w:type="dxa"/>
        <w:tblInd w:w="2" w:type="dxa"/>
        <w:tblBorders>
          <w:bottom w:val="single" w:sz="4" w:space="0" w:color="auto"/>
          <w:insideH w:val="single" w:sz="4" w:space="0" w:color="auto"/>
        </w:tblBorders>
        <w:tblLayout w:type="fixed"/>
        <w:tblLook w:val="00A0"/>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E71222" w:rsidRPr="00D01638">
        <w:tc>
          <w:tcPr>
            <w:tcW w:w="1985" w:type="dxa"/>
            <w:gridSpan w:val="2"/>
          </w:tcPr>
          <w:p w:rsidR="00E71222" w:rsidRPr="00D01638" w:rsidRDefault="00E71222" w:rsidP="00CC48BB">
            <w:pPr>
              <w:jc w:val="both"/>
              <w:rPr>
                <w:sz w:val="16"/>
                <w:szCs w:val="16"/>
              </w:rPr>
            </w:pPr>
            <w:r w:rsidRPr="00D01638">
              <w:rPr>
                <w:b/>
                <w:bCs/>
                <w:sz w:val="16"/>
                <w:szCs w:val="16"/>
              </w:rPr>
              <w:t>Source</w:t>
            </w:r>
          </w:p>
        </w:tc>
        <w:tc>
          <w:tcPr>
            <w:tcW w:w="851" w:type="dxa"/>
            <w:gridSpan w:val="2"/>
          </w:tcPr>
          <w:p w:rsidR="00E71222" w:rsidRPr="00D01638" w:rsidRDefault="00E71222" w:rsidP="00CC48BB">
            <w:pPr>
              <w:jc w:val="both"/>
              <w:rPr>
                <w:sz w:val="16"/>
                <w:szCs w:val="16"/>
              </w:rPr>
            </w:pPr>
            <w:r w:rsidRPr="00D01638">
              <w:rPr>
                <w:b/>
                <w:bCs/>
                <w:sz w:val="16"/>
                <w:szCs w:val="16"/>
              </w:rPr>
              <w:t>Taxa</w:t>
            </w:r>
          </w:p>
        </w:tc>
        <w:tc>
          <w:tcPr>
            <w:tcW w:w="1519" w:type="dxa"/>
            <w:gridSpan w:val="2"/>
          </w:tcPr>
          <w:p w:rsidR="00E71222" w:rsidRPr="00D01638" w:rsidRDefault="00E71222" w:rsidP="00CC48BB">
            <w:pPr>
              <w:jc w:val="both"/>
              <w:rPr>
                <w:sz w:val="16"/>
                <w:szCs w:val="16"/>
              </w:rPr>
            </w:pPr>
            <w:r w:rsidRPr="00D01638">
              <w:rPr>
                <w:b/>
                <w:bCs/>
                <w:sz w:val="16"/>
                <w:szCs w:val="16"/>
              </w:rPr>
              <w:t>Families</w:t>
            </w:r>
          </w:p>
        </w:tc>
        <w:tc>
          <w:tcPr>
            <w:tcW w:w="1110" w:type="dxa"/>
            <w:gridSpan w:val="2"/>
          </w:tcPr>
          <w:p w:rsidR="00E71222" w:rsidRPr="00D01638" w:rsidRDefault="00E71222" w:rsidP="00CC48BB">
            <w:pPr>
              <w:jc w:val="both"/>
              <w:rPr>
                <w:sz w:val="16"/>
                <w:szCs w:val="16"/>
              </w:rPr>
            </w:pPr>
            <w:r w:rsidRPr="00D01638">
              <w:rPr>
                <w:b/>
                <w:bCs/>
                <w:sz w:val="16"/>
                <w:szCs w:val="16"/>
              </w:rPr>
              <w:t>Sample size</w:t>
            </w:r>
          </w:p>
        </w:tc>
        <w:tc>
          <w:tcPr>
            <w:tcW w:w="1574" w:type="dxa"/>
            <w:gridSpan w:val="3"/>
          </w:tcPr>
          <w:p w:rsidR="00E71222" w:rsidRPr="00D01638" w:rsidRDefault="00E71222" w:rsidP="00CC48BB">
            <w:pPr>
              <w:jc w:val="both"/>
              <w:rPr>
                <w:sz w:val="16"/>
                <w:szCs w:val="16"/>
              </w:rPr>
            </w:pPr>
            <w:r w:rsidRPr="00D01638">
              <w:rPr>
                <w:b/>
                <w:bCs/>
                <w:sz w:val="16"/>
                <w:szCs w:val="16"/>
              </w:rPr>
              <w:t>Biogeographical region</w:t>
            </w:r>
          </w:p>
        </w:tc>
        <w:tc>
          <w:tcPr>
            <w:tcW w:w="899" w:type="dxa"/>
          </w:tcPr>
          <w:p w:rsidR="00E71222" w:rsidRPr="00D01638" w:rsidRDefault="00E71222" w:rsidP="00CC48BB">
            <w:pPr>
              <w:jc w:val="both"/>
              <w:rPr>
                <w:sz w:val="16"/>
                <w:szCs w:val="16"/>
              </w:rPr>
            </w:pPr>
            <w:r w:rsidRPr="00D01638">
              <w:rPr>
                <w:b/>
                <w:bCs/>
                <w:sz w:val="16"/>
                <w:szCs w:val="16"/>
              </w:rPr>
              <w:t>Measure</w:t>
            </w:r>
          </w:p>
        </w:tc>
        <w:tc>
          <w:tcPr>
            <w:tcW w:w="1135" w:type="dxa"/>
          </w:tcPr>
          <w:p w:rsidR="00E71222" w:rsidRPr="00D01638" w:rsidRDefault="00E71222" w:rsidP="00CC48BB">
            <w:pPr>
              <w:jc w:val="both"/>
              <w:rPr>
                <w:sz w:val="16"/>
                <w:szCs w:val="16"/>
              </w:rPr>
            </w:pPr>
            <w:r w:rsidRPr="00D01638">
              <w:rPr>
                <w:b/>
                <w:bCs/>
                <w:sz w:val="16"/>
                <w:szCs w:val="16"/>
              </w:rPr>
              <w:t xml:space="preserve">Range in body length </w:t>
            </w:r>
          </w:p>
        </w:tc>
        <w:tc>
          <w:tcPr>
            <w:tcW w:w="567" w:type="dxa"/>
          </w:tcPr>
          <w:p w:rsidR="00E71222" w:rsidRPr="00D01638" w:rsidRDefault="00E71222" w:rsidP="00CC48BB">
            <w:pPr>
              <w:jc w:val="both"/>
              <w:rPr>
                <w:sz w:val="16"/>
                <w:szCs w:val="16"/>
              </w:rPr>
            </w:pPr>
            <w:r w:rsidRPr="00D01638">
              <w:rPr>
                <w:b/>
                <w:bCs/>
                <w:sz w:val="16"/>
                <w:szCs w:val="16"/>
              </w:rPr>
              <w:t>Reg. Type</w:t>
            </w:r>
          </w:p>
        </w:tc>
        <w:tc>
          <w:tcPr>
            <w:tcW w:w="653" w:type="dxa"/>
          </w:tcPr>
          <w:p w:rsidR="00E71222" w:rsidRPr="00D01638" w:rsidRDefault="00E71222" w:rsidP="00CC48BB">
            <w:pPr>
              <w:jc w:val="both"/>
              <w:rPr>
                <w:sz w:val="16"/>
                <w:szCs w:val="16"/>
              </w:rPr>
            </w:pPr>
            <w:r w:rsidRPr="00D01638">
              <w:rPr>
                <w:b/>
                <w:bCs/>
                <w:sz w:val="16"/>
                <w:szCs w:val="16"/>
              </w:rPr>
              <w:t>Type</w:t>
            </w:r>
          </w:p>
        </w:tc>
        <w:tc>
          <w:tcPr>
            <w:tcW w:w="4171" w:type="dxa"/>
            <w:gridSpan w:val="4"/>
          </w:tcPr>
          <w:p w:rsidR="00E71222" w:rsidRPr="00D01638" w:rsidRDefault="00E71222" w:rsidP="00CC48BB">
            <w:pPr>
              <w:jc w:val="both"/>
              <w:rPr>
                <w:sz w:val="16"/>
                <w:szCs w:val="16"/>
              </w:rPr>
            </w:pPr>
            <w:r w:rsidRPr="00D01638">
              <w:rPr>
                <w:b/>
                <w:bCs/>
                <w:sz w:val="16"/>
                <w:szCs w:val="16"/>
              </w:rPr>
              <w:t>Equation</w:t>
            </w:r>
          </w:p>
        </w:tc>
      </w:tr>
      <w:tr w:rsidR="00E71222" w:rsidRPr="00D01638">
        <w:tc>
          <w:tcPr>
            <w:tcW w:w="1143" w:type="dxa"/>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964" w:type="dxa"/>
            <w:gridSpan w:val="2"/>
          </w:tcPr>
          <w:p w:rsidR="00E71222" w:rsidRPr="00D01638" w:rsidRDefault="00E71222" w:rsidP="00CC48BB">
            <w:pPr>
              <w:jc w:val="both"/>
              <w:rPr>
                <w:sz w:val="16"/>
                <w:szCs w:val="16"/>
              </w:rPr>
            </w:pPr>
          </w:p>
        </w:tc>
        <w:tc>
          <w:tcPr>
            <w:tcW w:w="1134" w:type="dxa"/>
            <w:gridSpan w:val="2"/>
          </w:tcPr>
          <w:p w:rsidR="00E71222" w:rsidRPr="00D01638" w:rsidRDefault="00E71222" w:rsidP="00CC48BB">
            <w:pPr>
              <w:jc w:val="both"/>
              <w:rPr>
                <w:sz w:val="16"/>
                <w:szCs w:val="16"/>
              </w:rPr>
            </w:pPr>
            <w:r w:rsidRPr="00D01638">
              <w:rPr>
                <w:b/>
                <w:bCs/>
                <w:sz w:val="16"/>
                <w:szCs w:val="16"/>
              </w:rPr>
              <w:t>(Families: species)</w:t>
            </w:r>
          </w:p>
        </w:tc>
        <w:tc>
          <w:tcPr>
            <w:tcW w:w="1333" w:type="dxa"/>
          </w:tcPr>
          <w:p w:rsidR="00E71222" w:rsidRPr="00D01638" w:rsidRDefault="00E71222" w:rsidP="00CC48BB">
            <w:pPr>
              <w:jc w:val="both"/>
              <w:rPr>
                <w:sz w:val="16"/>
                <w:szCs w:val="16"/>
              </w:rPr>
            </w:pPr>
          </w:p>
        </w:tc>
        <w:tc>
          <w:tcPr>
            <w:tcW w:w="1076" w:type="dxa"/>
            <w:gridSpan w:val="2"/>
          </w:tcPr>
          <w:p w:rsidR="00E71222" w:rsidRPr="00D01638" w:rsidRDefault="00E71222" w:rsidP="00CC48BB">
            <w:pPr>
              <w:jc w:val="both"/>
              <w:rPr>
                <w:sz w:val="16"/>
                <w:szCs w:val="16"/>
              </w:rPr>
            </w:pPr>
          </w:p>
        </w:tc>
        <w:tc>
          <w:tcPr>
            <w:tcW w:w="1134" w:type="dxa"/>
          </w:tcPr>
          <w:p w:rsidR="00E71222" w:rsidRPr="00D01638" w:rsidRDefault="00E71222" w:rsidP="00CC48BB">
            <w:pPr>
              <w:jc w:val="both"/>
              <w:rPr>
                <w:sz w:val="16"/>
                <w:szCs w:val="16"/>
              </w:rPr>
            </w:pPr>
            <w:r w:rsidRPr="00D01638">
              <w:rPr>
                <w:b/>
                <w:bCs/>
                <w:sz w:val="16"/>
                <w:szCs w:val="16"/>
              </w:rPr>
              <w:t>(mm)</w:t>
            </w:r>
          </w:p>
        </w:tc>
        <w:tc>
          <w:tcPr>
            <w:tcW w:w="1221" w:type="dxa"/>
            <w:gridSpan w:val="2"/>
          </w:tcPr>
          <w:p w:rsidR="00E71222" w:rsidRPr="00D01638" w:rsidRDefault="00E71222" w:rsidP="00CC48BB">
            <w:pPr>
              <w:jc w:val="both"/>
              <w:rPr>
                <w:sz w:val="16"/>
                <w:szCs w:val="16"/>
              </w:rPr>
            </w:pPr>
          </w:p>
        </w:tc>
        <w:tc>
          <w:tcPr>
            <w:tcW w:w="1474"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0 </w:t>
            </w:r>
            <w:r w:rsidRPr="00D01638">
              <w:rPr>
                <w:b/>
                <w:bCs/>
                <w:sz w:val="16"/>
                <w:szCs w:val="16"/>
              </w:rPr>
              <w:t>± S.E.</w:t>
            </w:r>
          </w:p>
        </w:tc>
        <w:tc>
          <w:tcPr>
            <w:tcW w:w="1421"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1 </w:t>
            </w:r>
            <w:r w:rsidRPr="00D01638">
              <w:rPr>
                <w:b/>
                <w:bCs/>
                <w:sz w:val="16"/>
                <w:szCs w:val="16"/>
              </w:rPr>
              <w:t>± S.E.</w:t>
            </w:r>
          </w:p>
        </w:tc>
        <w:tc>
          <w:tcPr>
            <w:tcW w:w="567" w:type="dxa"/>
          </w:tcPr>
          <w:p w:rsidR="00E71222" w:rsidRPr="00D01638" w:rsidRDefault="00E71222" w:rsidP="00CC48BB">
            <w:pPr>
              <w:jc w:val="both"/>
              <w:rPr>
                <w:sz w:val="16"/>
                <w:szCs w:val="16"/>
              </w:rPr>
            </w:pPr>
            <w:r w:rsidRPr="00D01638">
              <w:rPr>
                <w:b/>
                <w:bCs/>
                <w:sz w:val="16"/>
                <w:szCs w:val="16"/>
              </w:rPr>
              <w:t>Resi. SE</w:t>
            </w:r>
          </w:p>
        </w:tc>
        <w:tc>
          <w:tcPr>
            <w:tcW w:w="709" w:type="dxa"/>
          </w:tcPr>
          <w:p w:rsidR="00E71222" w:rsidRPr="00D01638" w:rsidRDefault="00E71222" w:rsidP="00CC48BB">
            <w:pPr>
              <w:jc w:val="both"/>
              <w:rPr>
                <w:sz w:val="16"/>
                <w:szCs w:val="16"/>
              </w:rPr>
            </w:pPr>
            <w:r w:rsidRPr="00D01638">
              <w:rPr>
                <w:b/>
                <w:bCs/>
                <w:i/>
                <w:iCs/>
                <w:sz w:val="16"/>
                <w:szCs w:val="16"/>
              </w:rPr>
              <w:t>R</w:t>
            </w:r>
            <w:r w:rsidRPr="00D01638">
              <w:rPr>
                <w:b/>
                <w:bCs/>
                <w:i/>
                <w:iCs/>
                <w:sz w:val="16"/>
                <w:szCs w:val="16"/>
                <w:vertAlign w:val="superscript"/>
              </w:rPr>
              <w:t>2</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Rogers </w:t>
            </w:r>
            <w:r w:rsidRPr="00D01638">
              <w:rPr>
                <w:sz w:val="16"/>
                <w:szCs w:val="16"/>
              </w:rPr>
              <w:fldChar w:fldCharType="begin"/>
            </w:r>
            <w:r w:rsidRPr="00D01638">
              <w:rPr>
                <w:sz w:val="16"/>
                <w:szCs w:val="16"/>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Pr="00D01638">
              <w:rPr>
                <w:sz w:val="16"/>
                <w:szCs w:val="16"/>
              </w:rPr>
              <w:fldChar w:fldCharType="end"/>
            </w:r>
            <w:r w:rsidRPr="00D01638">
              <w:rPr>
                <w:sz w:val="16"/>
                <w:szCs w:val="16"/>
              </w:rPr>
              <w:t>et al. (1977)</w:t>
            </w:r>
          </w:p>
        </w:tc>
        <w:tc>
          <w:tcPr>
            <w:tcW w:w="851" w:type="dxa"/>
            <w:gridSpan w:val="2"/>
            <w:tcBorders>
              <w:top w:val="nil"/>
              <w:bottom w:val="nil"/>
            </w:tcBorders>
          </w:tcPr>
          <w:p w:rsidR="00E71222" w:rsidRPr="004A1F67" w:rsidRDefault="00E71222" w:rsidP="00CC48BB">
            <w:pPr>
              <w:jc w:val="both"/>
              <w:rPr>
                <w:sz w:val="16"/>
                <w:szCs w:val="16"/>
              </w:rPr>
            </w:pPr>
          </w:p>
        </w:tc>
        <w:tc>
          <w:tcPr>
            <w:tcW w:w="1519" w:type="dxa"/>
            <w:gridSpan w:val="2"/>
            <w:tcBorders>
              <w:top w:val="nil"/>
              <w:bottom w:val="nil"/>
            </w:tcBorders>
          </w:tcPr>
          <w:p w:rsidR="00E71222" w:rsidRPr="004A1F67" w:rsidRDefault="00E71222" w:rsidP="00CC48BB">
            <w:pPr>
              <w:jc w:val="both"/>
              <w:rPr>
                <w:sz w:val="16"/>
                <w:szCs w:val="16"/>
              </w:rPr>
            </w:pPr>
          </w:p>
        </w:tc>
        <w:tc>
          <w:tcPr>
            <w:tcW w:w="1110" w:type="dxa"/>
            <w:gridSpan w:val="2"/>
            <w:tcBorders>
              <w:top w:val="nil"/>
              <w:bottom w:val="nil"/>
            </w:tcBorders>
          </w:tcPr>
          <w:p w:rsidR="00E71222" w:rsidRPr="00B77527" w:rsidRDefault="00E71222" w:rsidP="00CC48BB">
            <w:pPr>
              <w:jc w:val="both"/>
              <w:rPr>
                <w:sz w:val="16"/>
                <w:szCs w:val="16"/>
              </w:rPr>
            </w:pPr>
            <w:r w:rsidRPr="00B77527">
              <w:rPr>
                <w:sz w:val="16"/>
                <w:szCs w:val="16"/>
              </w:rPr>
              <w:t>(#:84)</w:t>
            </w: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Washington, USA</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957B91" w:rsidRDefault="00E71222" w:rsidP="00CC48BB">
            <w:pPr>
              <w:jc w:val="both"/>
              <w:rPr>
                <w:sz w:val="16"/>
                <w:szCs w:val="16"/>
              </w:rPr>
            </w:pPr>
            <w:r w:rsidRPr="00C93E96">
              <w:rPr>
                <w:sz w:val="16"/>
                <w:szCs w:val="16"/>
              </w:rPr>
              <w:t>0.9-3</w:t>
            </w:r>
            <w:r w:rsidRPr="00957B91">
              <w:rPr>
                <w:sz w:val="16"/>
                <w:szCs w:val="16"/>
              </w:rPr>
              <w:t>4</w:t>
            </w: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OLS</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-3.298 ± 0.115</w:t>
            </w:r>
          </w:p>
        </w:tc>
        <w:tc>
          <w:tcPr>
            <w:tcW w:w="1421" w:type="dxa"/>
            <w:tcBorders>
              <w:top w:val="nil"/>
              <w:bottom w:val="nil"/>
            </w:tcBorders>
          </w:tcPr>
          <w:p w:rsidR="00E71222" w:rsidRPr="00AD7F18" w:rsidRDefault="00E71222" w:rsidP="00CC48BB">
            <w:pPr>
              <w:jc w:val="both"/>
              <w:rPr>
                <w:sz w:val="16"/>
                <w:szCs w:val="16"/>
              </w:rPr>
            </w:pPr>
            <w:r w:rsidRPr="00AD7F18">
              <w:rPr>
                <w:sz w:val="16"/>
                <w:szCs w:val="16"/>
              </w:rPr>
              <w:t>2.366 ± 0.078</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0.57</w:t>
            </w:r>
          </w:p>
        </w:tc>
        <w:tc>
          <w:tcPr>
            <w:tcW w:w="709" w:type="dxa"/>
            <w:tcBorders>
              <w:top w:val="nil"/>
              <w:bottom w:val="nil"/>
            </w:tcBorders>
          </w:tcPr>
          <w:p w:rsidR="00E71222" w:rsidRPr="00AD7F18" w:rsidRDefault="00E71222" w:rsidP="00CC48BB">
            <w:pPr>
              <w:jc w:val="both"/>
              <w:rPr>
                <w:b/>
                <w:bCs/>
                <w:sz w:val="16"/>
                <w:szCs w:val="16"/>
              </w:rPr>
            </w:pPr>
            <w:r w:rsidRPr="00AD7F18">
              <w:rPr>
                <w:b/>
                <w:bCs/>
                <w:sz w:val="16"/>
                <w:szCs w:val="16"/>
              </w:rPr>
              <w:t>0.96</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Schoener (</w:t>
            </w:r>
            <w:commentRangeStart w:id="521"/>
            <w:r w:rsidRPr="00D01638">
              <w:rPr>
                <w:sz w:val="16"/>
                <w:szCs w:val="16"/>
              </w:rPr>
              <w:t>1980</w:t>
            </w:r>
            <w:commentRangeEnd w:id="521"/>
            <w:r w:rsidRPr="00D01638">
              <w:rPr>
                <w:rStyle w:val="CommentReference"/>
              </w:rPr>
              <w:commentReference w:id="521"/>
            </w:r>
            <w:r w:rsidRPr="00D01638">
              <w:rPr>
                <w:sz w:val="16"/>
                <w:szCs w:val="16"/>
              </w:rPr>
              <w:t>)</w:t>
            </w:r>
          </w:p>
        </w:tc>
        <w:tc>
          <w:tcPr>
            <w:tcW w:w="851" w:type="dxa"/>
            <w:gridSpan w:val="2"/>
            <w:tcBorders>
              <w:top w:val="nil"/>
              <w:bottom w:val="nil"/>
            </w:tcBorders>
          </w:tcPr>
          <w:p w:rsidR="00E71222" w:rsidRPr="004A1F67" w:rsidRDefault="00E71222" w:rsidP="00CC48BB">
            <w:pPr>
              <w:jc w:val="both"/>
              <w:rPr>
                <w:i/>
                <w:iCs/>
                <w:sz w:val="16"/>
                <w:szCs w:val="16"/>
              </w:rPr>
            </w:pPr>
          </w:p>
        </w:tc>
        <w:tc>
          <w:tcPr>
            <w:tcW w:w="1519" w:type="dxa"/>
            <w:gridSpan w:val="2"/>
            <w:tcBorders>
              <w:top w:val="nil"/>
              <w:bottom w:val="nil"/>
            </w:tcBorders>
          </w:tcPr>
          <w:p w:rsidR="00E71222" w:rsidRPr="004A1F67" w:rsidRDefault="00E71222" w:rsidP="00CC48BB">
            <w:pPr>
              <w:jc w:val="both"/>
              <w:rPr>
                <w:i/>
                <w:iCs/>
                <w:sz w:val="16"/>
                <w:szCs w:val="16"/>
              </w:rPr>
            </w:pPr>
          </w:p>
        </w:tc>
        <w:tc>
          <w:tcPr>
            <w:tcW w:w="1110" w:type="dxa"/>
            <w:gridSpan w:val="2"/>
            <w:tcBorders>
              <w:top w:val="nil"/>
              <w:bottom w:val="nil"/>
            </w:tcBorders>
          </w:tcPr>
          <w:p w:rsidR="00E71222" w:rsidRPr="00B77527" w:rsidRDefault="00E71222" w:rsidP="00CC48BB">
            <w:pPr>
              <w:jc w:val="both"/>
              <w:rPr>
                <w:sz w:val="16"/>
                <w:szCs w:val="16"/>
              </w:rPr>
            </w:pP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Dry forest, CR</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C93E96" w:rsidRDefault="00E71222" w:rsidP="00CC48BB">
            <w:pPr>
              <w:jc w:val="both"/>
              <w:rPr>
                <w:sz w:val="16"/>
                <w:szCs w:val="16"/>
              </w:rPr>
            </w:pPr>
            <w:r w:rsidRPr="00C93E96">
              <w:rPr>
                <w:sz w:val="16"/>
                <w:szCs w:val="16"/>
              </w:rPr>
              <w:t>N.P</w:t>
            </w: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OLS</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A=-2.603 ± 0.0688</w:t>
            </w:r>
          </w:p>
        </w:tc>
        <w:tc>
          <w:tcPr>
            <w:tcW w:w="1421" w:type="dxa"/>
            <w:tcBorders>
              <w:top w:val="nil"/>
              <w:bottom w:val="nil"/>
            </w:tcBorders>
          </w:tcPr>
          <w:p w:rsidR="00E71222" w:rsidRPr="00957B91" w:rsidRDefault="00E71222" w:rsidP="00CC48BB">
            <w:pPr>
              <w:jc w:val="both"/>
              <w:rPr>
                <w:sz w:val="16"/>
                <w:szCs w:val="16"/>
              </w:rPr>
            </w:pPr>
            <w:r w:rsidRPr="00957B91">
              <w:rPr>
                <w:sz w:val="16"/>
                <w:szCs w:val="16"/>
              </w:rPr>
              <w:t>B = 1.64 ± 0.1224</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NA</w:t>
            </w:r>
          </w:p>
        </w:tc>
        <w:tc>
          <w:tcPr>
            <w:tcW w:w="709" w:type="dxa"/>
            <w:tcBorders>
              <w:top w:val="nil"/>
              <w:bottom w:val="nil"/>
            </w:tcBorders>
          </w:tcPr>
          <w:p w:rsidR="00E71222" w:rsidRPr="00AD7F18" w:rsidRDefault="00E71222" w:rsidP="00CC48BB">
            <w:pPr>
              <w:jc w:val="both"/>
              <w:rPr>
                <w:sz w:val="16"/>
                <w:szCs w:val="16"/>
              </w:rPr>
            </w:pPr>
            <w:r w:rsidRPr="00AD7F18">
              <w:rPr>
                <w:sz w:val="16"/>
                <w:szCs w:val="16"/>
              </w:rPr>
              <w:t>0.795</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Schoener </w:t>
            </w:r>
            <w:r w:rsidRPr="00D01638">
              <w:rPr>
                <w:sz w:val="16"/>
                <w:szCs w:val="16"/>
              </w:rPr>
              <w:fldChar w:fldCharType="begin"/>
            </w:r>
            <w:r w:rsidRPr="00D01638">
              <w:rPr>
                <w:sz w:val="16"/>
                <w:szCs w:val="16"/>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Pr="00D01638">
              <w:rPr>
                <w:sz w:val="16"/>
                <w:szCs w:val="16"/>
              </w:rPr>
              <w:fldChar w:fldCharType="end"/>
            </w:r>
            <w:r w:rsidRPr="00D01638">
              <w:rPr>
                <w:sz w:val="16"/>
                <w:szCs w:val="16"/>
              </w:rPr>
              <w:t>(1980)</w:t>
            </w:r>
          </w:p>
        </w:tc>
        <w:tc>
          <w:tcPr>
            <w:tcW w:w="851" w:type="dxa"/>
            <w:gridSpan w:val="2"/>
            <w:tcBorders>
              <w:top w:val="nil"/>
              <w:bottom w:val="nil"/>
            </w:tcBorders>
          </w:tcPr>
          <w:p w:rsidR="00E71222" w:rsidRPr="004A1F67" w:rsidRDefault="00E71222" w:rsidP="00CC48BB">
            <w:pPr>
              <w:jc w:val="both"/>
              <w:rPr>
                <w:i/>
                <w:iCs/>
                <w:sz w:val="16"/>
                <w:szCs w:val="16"/>
              </w:rPr>
            </w:pPr>
          </w:p>
        </w:tc>
        <w:tc>
          <w:tcPr>
            <w:tcW w:w="1519" w:type="dxa"/>
            <w:gridSpan w:val="2"/>
            <w:tcBorders>
              <w:top w:val="nil"/>
              <w:bottom w:val="nil"/>
            </w:tcBorders>
          </w:tcPr>
          <w:p w:rsidR="00E71222" w:rsidRPr="004A1F67" w:rsidRDefault="00E71222" w:rsidP="00CC48BB">
            <w:pPr>
              <w:jc w:val="both"/>
              <w:rPr>
                <w:i/>
                <w:iCs/>
                <w:sz w:val="16"/>
                <w:szCs w:val="16"/>
              </w:rPr>
            </w:pPr>
          </w:p>
        </w:tc>
        <w:tc>
          <w:tcPr>
            <w:tcW w:w="1110" w:type="dxa"/>
            <w:gridSpan w:val="2"/>
            <w:tcBorders>
              <w:top w:val="nil"/>
              <w:bottom w:val="nil"/>
            </w:tcBorders>
          </w:tcPr>
          <w:p w:rsidR="00E71222" w:rsidRPr="00B77527" w:rsidRDefault="00E71222" w:rsidP="00CC48BB">
            <w:pPr>
              <w:jc w:val="both"/>
              <w:rPr>
                <w:sz w:val="16"/>
                <w:szCs w:val="16"/>
              </w:rPr>
            </w:pP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Rain forest, CR</w:t>
            </w:r>
          </w:p>
        </w:tc>
        <w:tc>
          <w:tcPr>
            <w:tcW w:w="899" w:type="dxa"/>
            <w:tcBorders>
              <w:top w:val="nil"/>
              <w:bottom w:val="nil"/>
            </w:tcBorders>
          </w:tcPr>
          <w:p w:rsidR="00E71222" w:rsidRPr="00C93E96" w:rsidRDefault="00E71222" w:rsidP="00CC48BB">
            <w:pPr>
              <w:jc w:val="both"/>
              <w:rPr>
                <w:sz w:val="16"/>
                <w:szCs w:val="16"/>
              </w:rPr>
            </w:pPr>
            <w:r w:rsidRPr="00C93E96">
              <w:rPr>
                <w:sz w:val="16"/>
                <w:szCs w:val="16"/>
              </w:rPr>
              <w:t>BL</w:t>
            </w:r>
          </w:p>
        </w:tc>
        <w:tc>
          <w:tcPr>
            <w:tcW w:w="1135" w:type="dxa"/>
            <w:tcBorders>
              <w:top w:val="nil"/>
              <w:bottom w:val="nil"/>
            </w:tcBorders>
          </w:tcPr>
          <w:p w:rsidR="00E71222" w:rsidRPr="00957B91" w:rsidRDefault="00E71222" w:rsidP="00CC48BB">
            <w:pPr>
              <w:jc w:val="both"/>
              <w:rPr>
                <w:sz w:val="16"/>
                <w:szCs w:val="16"/>
              </w:rPr>
            </w:pPr>
            <w:r w:rsidRPr="00957B91">
              <w:rPr>
                <w:sz w:val="16"/>
                <w:szCs w:val="16"/>
              </w:rPr>
              <w:t>N.P.</w:t>
            </w: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OLS</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A = -2.688 ± 0.051</w:t>
            </w:r>
          </w:p>
        </w:tc>
        <w:tc>
          <w:tcPr>
            <w:tcW w:w="1421" w:type="dxa"/>
            <w:tcBorders>
              <w:top w:val="nil"/>
              <w:bottom w:val="nil"/>
            </w:tcBorders>
          </w:tcPr>
          <w:p w:rsidR="00E71222" w:rsidRPr="00AD7F18" w:rsidRDefault="00E71222" w:rsidP="00CC48BB">
            <w:pPr>
              <w:jc w:val="both"/>
              <w:rPr>
                <w:sz w:val="16"/>
                <w:szCs w:val="16"/>
              </w:rPr>
            </w:pPr>
            <w:r w:rsidRPr="00AD7F18">
              <w:rPr>
                <w:sz w:val="16"/>
                <w:szCs w:val="16"/>
              </w:rPr>
              <w:t>B = 1.59 ± 0.1173</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NA</w:t>
            </w:r>
          </w:p>
        </w:tc>
        <w:tc>
          <w:tcPr>
            <w:tcW w:w="709" w:type="dxa"/>
            <w:tcBorders>
              <w:top w:val="nil"/>
              <w:bottom w:val="nil"/>
            </w:tcBorders>
          </w:tcPr>
          <w:p w:rsidR="00E71222" w:rsidRPr="00AD7F18" w:rsidRDefault="00E71222" w:rsidP="00CC48BB">
            <w:pPr>
              <w:jc w:val="both"/>
              <w:rPr>
                <w:sz w:val="16"/>
                <w:szCs w:val="16"/>
              </w:rPr>
            </w:pPr>
            <w:r w:rsidRPr="00AD7F18">
              <w:rPr>
                <w:sz w:val="16"/>
                <w:szCs w:val="16"/>
              </w:rPr>
              <w:t>0.775</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Schoener (1980)</w:t>
            </w:r>
          </w:p>
        </w:tc>
        <w:tc>
          <w:tcPr>
            <w:tcW w:w="851" w:type="dxa"/>
            <w:gridSpan w:val="2"/>
            <w:tcBorders>
              <w:top w:val="nil"/>
              <w:bottom w:val="nil"/>
            </w:tcBorders>
          </w:tcPr>
          <w:p w:rsidR="00E71222" w:rsidRPr="00D01638" w:rsidRDefault="00E71222" w:rsidP="00CC48BB">
            <w:pPr>
              <w:jc w:val="both"/>
              <w:rPr>
                <w:i/>
                <w:iCs/>
                <w:sz w:val="16"/>
                <w:szCs w:val="16"/>
              </w:rPr>
            </w:pPr>
          </w:p>
        </w:tc>
        <w:tc>
          <w:tcPr>
            <w:tcW w:w="1519" w:type="dxa"/>
            <w:gridSpan w:val="2"/>
            <w:tcBorders>
              <w:top w:val="nil"/>
              <w:bottom w:val="nil"/>
            </w:tcBorders>
          </w:tcPr>
          <w:p w:rsidR="00E71222" w:rsidRPr="00D01638" w:rsidRDefault="00E71222" w:rsidP="00CC48BB">
            <w:pPr>
              <w:jc w:val="both"/>
              <w:rPr>
                <w:i/>
                <w:iCs/>
                <w:sz w:val="16"/>
                <w:szCs w:val="16"/>
              </w:rPr>
            </w:pP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(#:171)</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Massachusetts</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N.P.</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A=-3.816 ± 0.561</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B=2.42 ± 0.0969</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sz w:val="16"/>
                <w:szCs w:val="16"/>
              </w:rPr>
            </w:pPr>
            <w:r w:rsidRPr="00D01638">
              <w:rPr>
                <w:sz w:val="16"/>
                <w:szCs w:val="16"/>
              </w:rPr>
              <w:t>0.89</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Gowing </w:t>
            </w:r>
            <w:r w:rsidRPr="00D01638">
              <w:rPr>
                <w:sz w:val="16"/>
                <w:szCs w:val="16"/>
              </w:rPr>
              <w:fldChar w:fldCharType="begin"/>
            </w:r>
            <w:r w:rsidRPr="00D01638">
              <w:rPr>
                <w:sz w:val="16"/>
                <w:szCs w:val="16"/>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Pr="00D01638">
              <w:rPr>
                <w:sz w:val="16"/>
                <w:szCs w:val="16"/>
              </w:rPr>
              <w:fldChar w:fldCharType="end"/>
            </w:r>
            <w:r w:rsidRPr="00D01638">
              <w:rPr>
                <w:sz w:val="16"/>
                <w:szCs w:val="16"/>
              </w:rPr>
              <w:t>and Recher (1984)</w:t>
            </w:r>
          </w:p>
        </w:tc>
        <w:tc>
          <w:tcPr>
            <w:tcW w:w="851" w:type="dxa"/>
            <w:gridSpan w:val="2"/>
            <w:tcBorders>
              <w:top w:val="nil"/>
              <w:bottom w:val="nil"/>
            </w:tcBorders>
          </w:tcPr>
          <w:p w:rsidR="00E71222" w:rsidRPr="004A1F67" w:rsidRDefault="00E71222" w:rsidP="00CC48BB">
            <w:pPr>
              <w:jc w:val="both"/>
              <w:rPr>
                <w:sz w:val="16"/>
                <w:szCs w:val="16"/>
              </w:rPr>
            </w:pPr>
          </w:p>
        </w:tc>
        <w:tc>
          <w:tcPr>
            <w:tcW w:w="1519" w:type="dxa"/>
            <w:gridSpan w:val="2"/>
            <w:tcBorders>
              <w:top w:val="nil"/>
              <w:bottom w:val="nil"/>
            </w:tcBorders>
          </w:tcPr>
          <w:p w:rsidR="00E71222" w:rsidRPr="004A1F67" w:rsidRDefault="00E71222" w:rsidP="00CC48BB">
            <w:pPr>
              <w:jc w:val="both"/>
              <w:rPr>
                <w:sz w:val="16"/>
                <w:szCs w:val="16"/>
              </w:rPr>
            </w:pPr>
          </w:p>
        </w:tc>
        <w:tc>
          <w:tcPr>
            <w:tcW w:w="1110" w:type="dxa"/>
            <w:gridSpan w:val="2"/>
            <w:tcBorders>
              <w:top w:val="nil"/>
              <w:bottom w:val="nil"/>
            </w:tcBorders>
          </w:tcPr>
          <w:p w:rsidR="00E71222" w:rsidRPr="00B77527" w:rsidRDefault="00E71222" w:rsidP="00CC48BB">
            <w:pPr>
              <w:jc w:val="both"/>
              <w:rPr>
                <w:sz w:val="16"/>
                <w:szCs w:val="16"/>
              </w:rPr>
            </w:pPr>
            <w:r w:rsidRPr="00B77527">
              <w:rPr>
                <w:sz w:val="16"/>
                <w:szCs w:val="16"/>
              </w:rPr>
              <w:t>(100)</w:t>
            </w: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NSW, Australia</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C93E96" w:rsidRDefault="00E71222" w:rsidP="00CC48BB">
            <w:pPr>
              <w:jc w:val="both"/>
              <w:rPr>
                <w:sz w:val="16"/>
                <w:szCs w:val="16"/>
              </w:rPr>
            </w:pPr>
            <w:r w:rsidRPr="00C93E96">
              <w:rPr>
                <w:sz w:val="16"/>
                <w:szCs w:val="16"/>
              </w:rPr>
              <w:t>2-11</w:t>
            </w: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OLS</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3.653 ± 0.129</w:t>
            </w:r>
          </w:p>
        </w:tc>
        <w:tc>
          <w:tcPr>
            <w:tcW w:w="1421" w:type="dxa"/>
            <w:tcBorders>
              <w:top w:val="nil"/>
              <w:bottom w:val="nil"/>
            </w:tcBorders>
          </w:tcPr>
          <w:p w:rsidR="00E71222" w:rsidRPr="00957B91" w:rsidRDefault="00E71222" w:rsidP="00CC48BB">
            <w:pPr>
              <w:jc w:val="both"/>
              <w:rPr>
                <w:sz w:val="16"/>
                <w:szCs w:val="16"/>
              </w:rPr>
            </w:pPr>
            <w:r w:rsidRPr="00957B91">
              <w:rPr>
                <w:sz w:val="16"/>
                <w:szCs w:val="16"/>
              </w:rPr>
              <w:t>2.546 ± 0.071</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0.37</w:t>
            </w:r>
          </w:p>
        </w:tc>
        <w:tc>
          <w:tcPr>
            <w:tcW w:w="709" w:type="dxa"/>
            <w:tcBorders>
              <w:top w:val="nil"/>
              <w:bottom w:val="nil"/>
            </w:tcBorders>
          </w:tcPr>
          <w:p w:rsidR="00E71222" w:rsidRPr="00AD7F18" w:rsidRDefault="00E71222" w:rsidP="00CC48BB">
            <w:pPr>
              <w:jc w:val="both"/>
              <w:rPr>
                <w:b/>
                <w:bCs/>
                <w:sz w:val="16"/>
                <w:szCs w:val="16"/>
              </w:rPr>
            </w:pPr>
            <w:r w:rsidRPr="00AD7F18">
              <w:rPr>
                <w:b/>
                <w:bCs/>
                <w:sz w:val="16"/>
                <w:szCs w:val="16"/>
              </w:rPr>
              <w:t>0.93</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Sample et al. (1993)</w:t>
            </w:r>
          </w:p>
        </w:tc>
        <w:tc>
          <w:tcPr>
            <w:tcW w:w="851" w:type="dxa"/>
            <w:gridSpan w:val="2"/>
            <w:tcBorders>
              <w:top w:val="nil"/>
              <w:bottom w:val="nil"/>
            </w:tcBorders>
          </w:tcPr>
          <w:p w:rsidR="00E71222" w:rsidRPr="00D01638" w:rsidRDefault="00E71222" w:rsidP="00CC48BB">
            <w:pPr>
              <w:jc w:val="both"/>
              <w:rPr>
                <w:sz w:val="16"/>
                <w:szCs w:val="16"/>
              </w:rPr>
            </w:pP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Combined</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(15:257)</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West Virginia, USA</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2.9-23.65</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-3.184 ± 0.184</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2.213 ± 0.085</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sz w:val="16"/>
                <w:szCs w:val="16"/>
              </w:rPr>
            </w:pPr>
            <w:r w:rsidRPr="00D01638">
              <w:rPr>
                <w:sz w:val="16"/>
                <w:szCs w:val="16"/>
              </w:rPr>
              <w:t>0.85</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BL*BW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-2.197 ± 0.089</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1.309 ± 0.03</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0.94</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NEM</w:t>
            </w: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BIB,SCI,TIP</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(3:46)</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3.55-23.65</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-3.675 ± 0.23</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2.212 ± 0.141</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0.92</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BL*BW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-2.217 ± 0.205</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1.288 ± 0.071</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0.94</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BRA</w:t>
            </w: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ASI, DOL, EMP, RHA, STR, THE</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(6:80)</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2.9-17.99</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-3.374 ± 0.230</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2.158 ± 0.101</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0.92</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BL*BW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-2.2 ± 0.147</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1.259 ± 0.049</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0.95</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CYC</w:t>
            </w: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CAL, LAU, MUS, OTI, SYR, TAC</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(6:119)</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2.9-15.65</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-3.619 ± 0.212</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2.632 ± 0.101</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0.92</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BL*BW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-2.02 ± 0.131</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1.298 ± 0.042</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0.94</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Hodar (1997)</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BRA</w:t>
            </w: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(26)</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Gaudix-Baza, Spain</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HW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A=0.655 ± 0.105</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B=2.526 ± 0.139</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0.47</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0.933</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NEM</w:t>
            </w:r>
          </w:p>
        </w:tc>
        <w:tc>
          <w:tcPr>
            <w:tcW w:w="1519" w:type="dxa"/>
            <w:gridSpan w:val="2"/>
            <w:tcBorders>
              <w:top w:val="nil"/>
              <w:bottom w:val="nil"/>
            </w:tcBorders>
          </w:tcPr>
          <w:p w:rsidR="00E71222" w:rsidRPr="00D01638" w:rsidRDefault="00E71222" w:rsidP="00CC48BB">
            <w:pPr>
              <w:jc w:val="both"/>
              <w:rPr>
                <w:sz w:val="16"/>
                <w:szCs w:val="16"/>
              </w:rPr>
            </w:pP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(10)</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HW</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NA</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OLS</w:t>
            </w: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A=3.942 ± 0.259</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B=3.106 ± 0.278</w:t>
            </w:r>
          </w:p>
        </w:tc>
        <w:tc>
          <w:tcPr>
            <w:tcW w:w="567" w:type="dxa"/>
            <w:tcBorders>
              <w:top w:val="nil"/>
              <w:bottom w:val="nil"/>
            </w:tcBorders>
          </w:tcPr>
          <w:p w:rsidR="00E71222" w:rsidRPr="00D01638" w:rsidRDefault="00E71222" w:rsidP="00CC48BB">
            <w:pPr>
              <w:jc w:val="both"/>
              <w:rPr>
                <w:sz w:val="16"/>
                <w:szCs w:val="16"/>
              </w:rPr>
            </w:pPr>
            <w:r w:rsidRPr="00D01638">
              <w:rPr>
                <w:sz w:val="16"/>
                <w:szCs w:val="16"/>
              </w:rPr>
              <w:t>0.55</w:t>
            </w:r>
          </w:p>
        </w:tc>
        <w:tc>
          <w:tcPr>
            <w:tcW w:w="709" w:type="dxa"/>
            <w:tcBorders>
              <w:top w:val="nil"/>
              <w:bottom w:val="nil"/>
            </w:tcBorders>
          </w:tcPr>
          <w:p w:rsidR="00E71222" w:rsidRPr="00D01638" w:rsidRDefault="00E71222" w:rsidP="00CC48BB">
            <w:pPr>
              <w:jc w:val="both"/>
              <w:rPr>
                <w:b/>
                <w:bCs/>
                <w:sz w:val="16"/>
                <w:szCs w:val="16"/>
              </w:rPr>
            </w:pPr>
            <w:r w:rsidRPr="00D01638">
              <w:rPr>
                <w:b/>
                <w:bCs/>
                <w:sz w:val="16"/>
                <w:szCs w:val="16"/>
              </w:rPr>
              <w:t>0.94</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Ganihar </w:t>
            </w:r>
            <w:r w:rsidRPr="00D01638">
              <w:rPr>
                <w:sz w:val="16"/>
                <w:szCs w:val="16"/>
              </w:rPr>
              <w:fldChar w:fldCharType="begin"/>
            </w:r>
            <w:r w:rsidRPr="00D01638">
              <w:rPr>
                <w:sz w:val="16"/>
                <w:szCs w:val="16"/>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Pr="00D01638">
              <w:rPr>
                <w:sz w:val="16"/>
                <w:szCs w:val="16"/>
              </w:rPr>
              <w:fldChar w:fldCharType="end"/>
            </w:r>
            <w:r w:rsidRPr="00D01638">
              <w:rPr>
                <w:sz w:val="16"/>
                <w:szCs w:val="16"/>
              </w:rPr>
              <w:t>(1997)</w:t>
            </w:r>
          </w:p>
        </w:tc>
        <w:tc>
          <w:tcPr>
            <w:tcW w:w="851" w:type="dxa"/>
            <w:gridSpan w:val="2"/>
            <w:tcBorders>
              <w:top w:val="nil"/>
              <w:bottom w:val="nil"/>
            </w:tcBorders>
          </w:tcPr>
          <w:p w:rsidR="00E71222" w:rsidRPr="004A1F67" w:rsidRDefault="00E71222" w:rsidP="00CC48BB">
            <w:pPr>
              <w:jc w:val="both"/>
              <w:rPr>
                <w:sz w:val="16"/>
                <w:szCs w:val="16"/>
              </w:rPr>
            </w:pPr>
          </w:p>
        </w:tc>
        <w:tc>
          <w:tcPr>
            <w:tcW w:w="1519" w:type="dxa"/>
            <w:gridSpan w:val="2"/>
            <w:tcBorders>
              <w:top w:val="nil"/>
              <w:bottom w:val="nil"/>
            </w:tcBorders>
          </w:tcPr>
          <w:p w:rsidR="00E71222" w:rsidRPr="004A1F67" w:rsidRDefault="00E71222" w:rsidP="00CC48BB">
            <w:pPr>
              <w:jc w:val="both"/>
              <w:rPr>
                <w:sz w:val="16"/>
                <w:szCs w:val="16"/>
              </w:rPr>
            </w:pPr>
            <w:r w:rsidRPr="004A1F67">
              <w:rPr>
                <w:sz w:val="16"/>
                <w:szCs w:val="16"/>
              </w:rPr>
              <w:t>NA</w:t>
            </w:r>
          </w:p>
        </w:tc>
        <w:tc>
          <w:tcPr>
            <w:tcW w:w="1110" w:type="dxa"/>
            <w:gridSpan w:val="2"/>
            <w:tcBorders>
              <w:top w:val="nil"/>
              <w:bottom w:val="nil"/>
            </w:tcBorders>
          </w:tcPr>
          <w:p w:rsidR="00E71222" w:rsidRPr="00B77527" w:rsidRDefault="00E71222" w:rsidP="00CC48BB">
            <w:pPr>
              <w:jc w:val="both"/>
              <w:rPr>
                <w:sz w:val="16"/>
                <w:szCs w:val="16"/>
              </w:rPr>
            </w:pPr>
            <w:r w:rsidRPr="00B77527">
              <w:rPr>
                <w:sz w:val="16"/>
                <w:szCs w:val="16"/>
              </w:rPr>
              <w:t>(#:20)</w:t>
            </w: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Goa, India</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C93E96" w:rsidRDefault="00E71222" w:rsidP="00CC48BB">
            <w:pPr>
              <w:jc w:val="both"/>
              <w:rPr>
                <w:sz w:val="16"/>
                <w:szCs w:val="16"/>
              </w:rPr>
            </w:pP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OLS</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-3.4294 ± 0.01994</w:t>
            </w:r>
          </w:p>
        </w:tc>
        <w:tc>
          <w:tcPr>
            <w:tcW w:w="1421" w:type="dxa"/>
            <w:tcBorders>
              <w:top w:val="nil"/>
              <w:bottom w:val="nil"/>
            </w:tcBorders>
          </w:tcPr>
          <w:p w:rsidR="00E71222" w:rsidRPr="00957B91" w:rsidRDefault="00E71222" w:rsidP="00CC48BB">
            <w:pPr>
              <w:jc w:val="both"/>
              <w:rPr>
                <w:sz w:val="16"/>
                <w:szCs w:val="16"/>
              </w:rPr>
            </w:pPr>
            <w:r w:rsidRPr="00957B91">
              <w:rPr>
                <w:sz w:val="16"/>
                <w:szCs w:val="16"/>
              </w:rPr>
              <w:t>2.5943 ± 0.0334</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0.03</w:t>
            </w:r>
          </w:p>
        </w:tc>
        <w:tc>
          <w:tcPr>
            <w:tcW w:w="709" w:type="dxa"/>
            <w:tcBorders>
              <w:top w:val="nil"/>
              <w:bottom w:val="nil"/>
            </w:tcBorders>
          </w:tcPr>
          <w:p w:rsidR="00E71222" w:rsidRPr="00AD7F18" w:rsidRDefault="00E71222" w:rsidP="00CC48BB">
            <w:pPr>
              <w:jc w:val="both"/>
              <w:rPr>
                <w:b/>
                <w:bCs/>
                <w:sz w:val="16"/>
                <w:szCs w:val="16"/>
              </w:rPr>
            </w:pPr>
            <w:r w:rsidRPr="00AD7F18">
              <w:rPr>
                <w:b/>
                <w:bCs/>
                <w:sz w:val="16"/>
                <w:szCs w:val="16"/>
              </w:rPr>
              <w:t>0.99</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Johnson </w:t>
            </w:r>
            <w:r w:rsidRPr="00D01638">
              <w:rPr>
                <w:sz w:val="16"/>
                <w:szCs w:val="16"/>
              </w:rPr>
              <w:fldChar w:fldCharType="begin"/>
            </w:r>
            <w:r w:rsidRPr="00D01638">
              <w:rPr>
                <w:sz w:val="16"/>
                <w:szCs w:val="16"/>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Pr="00D01638">
              <w:rPr>
                <w:sz w:val="16"/>
                <w:szCs w:val="16"/>
              </w:rPr>
              <w:fldChar w:fldCharType="end"/>
            </w:r>
            <w:r w:rsidRPr="00D01638">
              <w:rPr>
                <w:sz w:val="16"/>
                <w:szCs w:val="16"/>
              </w:rPr>
              <w:t>and Strong (2000)</w:t>
            </w:r>
          </w:p>
        </w:tc>
        <w:tc>
          <w:tcPr>
            <w:tcW w:w="851" w:type="dxa"/>
            <w:gridSpan w:val="2"/>
            <w:tcBorders>
              <w:top w:val="nil"/>
              <w:bottom w:val="nil"/>
            </w:tcBorders>
          </w:tcPr>
          <w:p w:rsidR="00E71222" w:rsidRPr="004A1F67" w:rsidRDefault="00E71222" w:rsidP="00CC48BB">
            <w:pPr>
              <w:jc w:val="both"/>
              <w:rPr>
                <w:sz w:val="16"/>
                <w:szCs w:val="16"/>
              </w:rPr>
            </w:pPr>
            <w:r w:rsidRPr="004A1F67">
              <w:rPr>
                <w:sz w:val="16"/>
                <w:szCs w:val="16"/>
              </w:rPr>
              <w:t>ALL</w:t>
            </w:r>
          </w:p>
        </w:tc>
        <w:tc>
          <w:tcPr>
            <w:tcW w:w="1519" w:type="dxa"/>
            <w:gridSpan w:val="2"/>
            <w:tcBorders>
              <w:top w:val="nil"/>
              <w:bottom w:val="nil"/>
            </w:tcBorders>
          </w:tcPr>
          <w:p w:rsidR="00E71222" w:rsidRPr="004A1F67" w:rsidRDefault="00E71222" w:rsidP="00CC48BB">
            <w:pPr>
              <w:jc w:val="both"/>
              <w:rPr>
                <w:sz w:val="16"/>
                <w:szCs w:val="16"/>
              </w:rPr>
            </w:pPr>
            <w:r w:rsidRPr="004A1F67">
              <w:rPr>
                <w:sz w:val="16"/>
                <w:szCs w:val="16"/>
              </w:rPr>
              <w:t>NA</w:t>
            </w:r>
          </w:p>
        </w:tc>
        <w:tc>
          <w:tcPr>
            <w:tcW w:w="1110" w:type="dxa"/>
            <w:gridSpan w:val="2"/>
            <w:tcBorders>
              <w:top w:val="nil"/>
              <w:bottom w:val="nil"/>
            </w:tcBorders>
          </w:tcPr>
          <w:p w:rsidR="00E71222" w:rsidRPr="00B77527" w:rsidRDefault="00E71222" w:rsidP="00CC48BB">
            <w:pPr>
              <w:jc w:val="both"/>
              <w:rPr>
                <w:sz w:val="16"/>
                <w:szCs w:val="16"/>
              </w:rPr>
            </w:pPr>
            <w:r w:rsidRPr="00B77527">
              <w:rPr>
                <w:sz w:val="16"/>
                <w:szCs w:val="16"/>
              </w:rPr>
              <w:t>(75)</w:t>
            </w: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Jamaica</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C93E96" w:rsidRDefault="00E71222" w:rsidP="00CC48BB">
            <w:pPr>
              <w:jc w:val="both"/>
              <w:rPr>
                <w:sz w:val="16"/>
                <w:szCs w:val="16"/>
              </w:rPr>
            </w:pPr>
            <w:r w:rsidRPr="00C93E96">
              <w:rPr>
                <w:sz w:val="16"/>
                <w:szCs w:val="16"/>
              </w:rPr>
              <w:t>1-12.5</w:t>
            </w:r>
          </w:p>
        </w:tc>
        <w:tc>
          <w:tcPr>
            <w:tcW w:w="567" w:type="dxa"/>
            <w:tcBorders>
              <w:top w:val="nil"/>
              <w:bottom w:val="nil"/>
            </w:tcBorders>
          </w:tcPr>
          <w:p w:rsidR="00E71222" w:rsidRPr="00957B91" w:rsidRDefault="00E71222" w:rsidP="00CC48BB">
            <w:pPr>
              <w:jc w:val="both"/>
              <w:rPr>
                <w:sz w:val="16"/>
                <w:szCs w:val="16"/>
              </w:rPr>
            </w:pP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-2.462 ± 0.196</w:t>
            </w:r>
          </w:p>
        </w:tc>
        <w:tc>
          <w:tcPr>
            <w:tcW w:w="1421" w:type="dxa"/>
            <w:tcBorders>
              <w:top w:val="nil"/>
              <w:bottom w:val="nil"/>
            </w:tcBorders>
          </w:tcPr>
          <w:p w:rsidR="00E71222" w:rsidRPr="00957B91" w:rsidRDefault="00E71222" w:rsidP="00CC48BB">
            <w:pPr>
              <w:jc w:val="both"/>
              <w:rPr>
                <w:sz w:val="16"/>
                <w:szCs w:val="16"/>
              </w:rPr>
            </w:pPr>
            <w:r w:rsidRPr="00957B91">
              <w:rPr>
                <w:sz w:val="16"/>
                <w:szCs w:val="16"/>
              </w:rPr>
              <w:t>1.881 ± 0.146</w:t>
            </w:r>
          </w:p>
        </w:tc>
        <w:tc>
          <w:tcPr>
            <w:tcW w:w="567" w:type="dxa"/>
            <w:tcBorders>
              <w:top w:val="nil"/>
              <w:bottom w:val="nil"/>
            </w:tcBorders>
          </w:tcPr>
          <w:p w:rsidR="00E71222" w:rsidRPr="00AD7F18" w:rsidRDefault="00E71222" w:rsidP="00CC48BB">
            <w:pPr>
              <w:jc w:val="both"/>
              <w:rPr>
                <w:sz w:val="16"/>
                <w:szCs w:val="16"/>
              </w:rPr>
            </w:pPr>
          </w:p>
        </w:tc>
        <w:tc>
          <w:tcPr>
            <w:tcW w:w="709" w:type="dxa"/>
            <w:tcBorders>
              <w:top w:val="nil"/>
              <w:bottom w:val="nil"/>
            </w:tcBorders>
          </w:tcPr>
          <w:p w:rsidR="00E71222" w:rsidRPr="00AD7F18" w:rsidRDefault="00E71222" w:rsidP="00CC48BB">
            <w:pPr>
              <w:jc w:val="both"/>
              <w:rPr>
                <w:sz w:val="16"/>
                <w:szCs w:val="16"/>
              </w:rPr>
            </w:pPr>
            <w:r w:rsidRPr="00AD7F18">
              <w:rPr>
                <w:sz w:val="16"/>
                <w:szCs w:val="16"/>
              </w:rPr>
              <w:t>0.83</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NEM</w:t>
            </w: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NA</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(21)</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1-4.8</w:t>
            </w:r>
          </w:p>
        </w:tc>
        <w:tc>
          <w:tcPr>
            <w:tcW w:w="567" w:type="dxa"/>
            <w:tcBorders>
              <w:top w:val="nil"/>
              <w:bottom w:val="nil"/>
            </w:tcBorders>
          </w:tcPr>
          <w:p w:rsidR="00E71222" w:rsidRPr="00D01638" w:rsidRDefault="00E71222" w:rsidP="00CC48BB">
            <w:pPr>
              <w:jc w:val="both"/>
              <w:rPr>
                <w:sz w:val="16"/>
                <w:szCs w:val="16"/>
              </w:rPr>
            </w:pP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-2.562 ± 0.244</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1.373 ± 0.207</w:t>
            </w:r>
          </w:p>
        </w:tc>
        <w:tc>
          <w:tcPr>
            <w:tcW w:w="567" w:type="dxa"/>
            <w:tcBorders>
              <w:top w:val="nil"/>
              <w:bottom w:val="nil"/>
            </w:tcBorders>
          </w:tcPr>
          <w:p w:rsidR="00E71222" w:rsidRPr="00D01638" w:rsidRDefault="00E71222" w:rsidP="00CC48BB">
            <w:pPr>
              <w:jc w:val="both"/>
              <w:rPr>
                <w:sz w:val="16"/>
                <w:szCs w:val="16"/>
              </w:rPr>
            </w:pPr>
          </w:p>
        </w:tc>
        <w:tc>
          <w:tcPr>
            <w:tcW w:w="709" w:type="dxa"/>
            <w:tcBorders>
              <w:top w:val="nil"/>
              <w:bottom w:val="nil"/>
            </w:tcBorders>
          </w:tcPr>
          <w:p w:rsidR="00E71222" w:rsidRPr="00D01638" w:rsidRDefault="00E71222" w:rsidP="00CC48BB">
            <w:pPr>
              <w:jc w:val="both"/>
              <w:rPr>
                <w:sz w:val="16"/>
                <w:szCs w:val="16"/>
              </w:rPr>
            </w:pPr>
            <w:r w:rsidRPr="00D01638">
              <w:rPr>
                <w:sz w:val="16"/>
                <w:szCs w:val="16"/>
              </w:rPr>
              <w:t>0.836</w:t>
            </w:r>
          </w:p>
        </w:tc>
      </w:tr>
      <w:tr w:rsidR="00E71222" w:rsidRPr="00D01638">
        <w:tc>
          <w:tcPr>
            <w:tcW w:w="1985" w:type="dxa"/>
            <w:gridSpan w:val="2"/>
            <w:tcBorders>
              <w:top w:val="nil"/>
              <w:bottom w:val="nil"/>
            </w:tcBorders>
          </w:tcPr>
          <w:p w:rsidR="00E71222" w:rsidRPr="00D01638" w:rsidRDefault="00E71222" w:rsidP="00CC48BB">
            <w:pPr>
              <w:jc w:val="both"/>
              <w:rPr>
                <w:sz w:val="16"/>
                <w:szCs w:val="16"/>
              </w:rPr>
            </w:pPr>
            <w:r w:rsidRPr="00D01638">
              <w:rPr>
                <w:sz w:val="16"/>
                <w:szCs w:val="16"/>
              </w:rPr>
              <w:t>“</w:t>
            </w:r>
          </w:p>
        </w:tc>
        <w:tc>
          <w:tcPr>
            <w:tcW w:w="851" w:type="dxa"/>
            <w:gridSpan w:val="2"/>
            <w:tcBorders>
              <w:top w:val="nil"/>
              <w:bottom w:val="nil"/>
            </w:tcBorders>
          </w:tcPr>
          <w:p w:rsidR="00E71222" w:rsidRPr="00D01638" w:rsidRDefault="00E71222" w:rsidP="00CC48BB">
            <w:pPr>
              <w:jc w:val="both"/>
              <w:rPr>
                <w:sz w:val="16"/>
                <w:szCs w:val="16"/>
              </w:rPr>
            </w:pPr>
            <w:r w:rsidRPr="00D01638">
              <w:rPr>
                <w:sz w:val="16"/>
                <w:szCs w:val="16"/>
              </w:rPr>
              <w:t>NEM exc.</w:t>
            </w:r>
          </w:p>
        </w:tc>
        <w:tc>
          <w:tcPr>
            <w:tcW w:w="1519" w:type="dxa"/>
            <w:gridSpan w:val="2"/>
            <w:tcBorders>
              <w:top w:val="nil"/>
              <w:bottom w:val="nil"/>
            </w:tcBorders>
          </w:tcPr>
          <w:p w:rsidR="00E71222" w:rsidRPr="00D01638" w:rsidRDefault="00E71222" w:rsidP="00CC48BB">
            <w:pPr>
              <w:jc w:val="both"/>
              <w:rPr>
                <w:sz w:val="16"/>
                <w:szCs w:val="16"/>
              </w:rPr>
            </w:pPr>
            <w:r w:rsidRPr="00D01638">
              <w:rPr>
                <w:sz w:val="16"/>
                <w:szCs w:val="16"/>
              </w:rPr>
              <w:t>NA</w:t>
            </w:r>
          </w:p>
        </w:tc>
        <w:tc>
          <w:tcPr>
            <w:tcW w:w="1110" w:type="dxa"/>
            <w:gridSpan w:val="2"/>
            <w:tcBorders>
              <w:top w:val="nil"/>
              <w:bottom w:val="nil"/>
            </w:tcBorders>
          </w:tcPr>
          <w:p w:rsidR="00E71222" w:rsidRPr="00D01638" w:rsidRDefault="00E71222" w:rsidP="00CC48BB">
            <w:pPr>
              <w:jc w:val="both"/>
              <w:rPr>
                <w:sz w:val="16"/>
                <w:szCs w:val="16"/>
              </w:rPr>
            </w:pPr>
            <w:r w:rsidRPr="00D01638">
              <w:rPr>
                <w:sz w:val="16"/>
                <w:szCs w:val="16"/>
              </w:rPr>
              <w:t>(54</w:t>
            </w:r>
          </w:p>
        </w:tc>
        <w:tc>
          <w:tcPr>
            <w:tcW w:w="1574" w:type="dxa"/>
            <w:gridSpan w:val="3"/>
            <w:tcBorders>
              <w:top w:val="nil"/>
              <w:bottom w:val="nil"/>
            </w:tcBorders>
          </w:tcPr>
          <w:p w:rsidR="00E71222" w:rsidRPr="00D01638" w:rsidRDefault="00E71222" w:rsidP="00CC48BB">
            <w:pPr>
              <w:jc w:val="both"/>
              <w:rPr>
                <w:sz w:val="16"/>
                <w:szCs w:val="16"/>
              </w:rPr>
            </w:pPr>
            <w:r w:rsidRPr="00D01638">
              <w:rPr>
                <w:sz w:val="16"/>
                <w:szCs w:val="16"/>
              </w:rPr>
              <w:t>“</w:t>
            </w:r>
          </w:p>
        </w:tc>
        <w:tc>
          <w:tcPr>
            <w:tcW w:w="899" w:type="dxa"/>
            <w:tcBorders>
              <w:top w:val="nil"/>
              <w:bottom w:val="nil"/>
            </w:tcBorders>
          </w:tcPr>
          <w:p w:rsidR="00E71222" w:rsidRPr="00D01638" w:rsidRDefault="00E71222" w:rsidP="00CC48BB">
            <w:pPr>
              <w:jc w:val="both"/>
              <w:rPr>
                <w:sz w:val="16"/>
                <w:szCs w:val="16"/>
              </w:rPr>
            </w:pPr>
            <w:r w:rsidRPr="00D01638">
              <w:rPr>
                <w:sz w:val="16"/>
                <w:szCs w:val="16"/>
              </w:rPr>
              <w:t>BL</w:t>
            </w:r>
          </w:p>
        </w:tc>
        <w:tc>
          <w:tcPr>
            <w:tcW w:w="1135" w:type="dxa"/>
            <w:tcBorders>
              <w:top w:val="nil"/>
              <w:bottom w:val="nil"/>
            </w:tcBorders>
          </w:tcPr>
          <w:p w:rsidR="00E71222" w:rsidRPr="00D01638" w:rsidRDefault="00E71222" w:rsidP="00CC48BB">
            <w:pPr>
              <w:jc w:val="both"/>
              <w:rPr>
                <w:sz w:val="16"/>
                <w:szCs w:val="16"/>
              </w:rPr>
            </w:pPr>
            <w:r w:rsidRPr="00D01638">
              <w:rPr>
                <w:sz w:val="16"/>
                <w:szCs w:val="16"/>
              </w:rPr>
              <w:t>1.2-12.5</w:t>
            </w:r>
          </w:p>
        </w:tc>
        <w:tc>
          <w:tcPr>
            <w:tcW w:w="567" w:type="dxa"/>
            <w:tcBorders>
              <w:top w:val="nil"/>
              <w:bottom w:val="nil"/>
            </w:tcBorders>
          </w:tcPr>
          <w:p w:rsidR="00E71222" w:rsidRPr="00D01638" w:rsidRDefault="00E71222" w:rsidP="00CC48BB">
            <w:pPr>
              <w:jc w:val="both"/>
              <w:rPr>
                <w:sz w:val="16"/>
                <w:szCs w:val="16"/>
              </w:rPr>
            </w:pPr>
          </w:p>
        </w:tc>
        <w:tc>
          <w:tcPr>
            <w:tcW w:w="653" w:type="dxa"/>
            <w:tcBorders>
              <w:top w:val="nil"/>
              <w:bottom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bottom w:val="nil"/>
            </w:tcBorders>
          </w:tcPr>
          <w:p w:rsidR="00E71222" w:rsidRPr="00D01638" w:rsidRDefault="00E71222" w:rsidP="00CC48BB">
            <w:pPr>
              <w:jc w:val="both"/>
              <w:rPr>
                <w:sz w:val="16"/>
                <w:szCs w:val="16"/>
              </w:rPr>
            </w:pPr>
            <w:r w:rsidRPr="00D01638">
              <w:rPr>
                <w:sz w:val="16"/>
                <w:szCs w:val="16"/>
              </w:rPr>
              <w:t>-2.105 ± 0.178</w:t>
            </w:r>
          </w:p>
        </w:tc>
        <w:tc>
          <w:tcPr>
            <w:tcW w:w="1421" w:type="dxa"/>
            <w:tcBorders>
              <w:top w:val="nil"/>
              <w:bottom w:val="nil"/>
            </w:tcBorders>
          </w:tcPr>
          <w:p w:rsidR="00E71222" w:rsidRPr="00D01638" w:rsidRDefault="00E71222" w:rsidP="00CC48BB">
            <w:pPr>
              <w:jc w:val="both"/>
              <w:rPr>
                <w:sz w:val="16"/>
                <w:szCs w:val="16"/>
              </w:rPr>
            </w:pPr>
            <w:r w:rsidRPr="00D01638">
              <w:rPr>
                <w:sz w:val="16"/>
                <w:szCs w:val="16"/>
              </w:rPr>
              <w:t>1.805 ± 0.124</w:t>
            </w:r>
          </w:p>
        </w:tc>
        <w:tc>
          <w:tcPr>
            <w:tcW w:w="567" w:type="dxa"/>
            <w:tcBorders>
              <w:top w:val="nil"/>
              <w:bottom w:val="nil"/>
            </w:tcBorders>
          </w:tcPr>
          <w:p w:rsidR="00E71222" w:rsidRPr="00D01638" w:rsidRDefault="00E71222" w:rsidP="00CC48BB">
            <w:pPr>
              <w:jc w:val="both"/>
              <w:rPr>
                <w:sz w:val="16"/>
                <w:szCs w:val="16"/>
              </w:rPr>
            </w:pPr>
          </w:p>
        </w:tc>
        <w:tc>
          <w:tcPr>
            <w:tcW w:w="709" w:type="dxa"/>
            <w:tcBorders>
              <w:top w:val="nil"/>
              <w:bottom w:val="nil"/>
            </w:tcBorders>
          </w:tcPr>
          <w:p w:rsidR="00E71222" w:rsidRPr="00D01638" w:rsidRDefault="00E71222" w:rsidP="00CC48BB">
            <w:pPr>
              <w:jc w:val="both"/>
              <w:rPr>
                <w:sz w:val="16"/>
                <w:szCs w:val="16"/>
              </w:rPr>
            </w:pPr>
            <w:r w:rsidRPr="00D01638">
              <w:rPr>
                <w:sz w:val="16"/>
                <w:szCs w:val="16"/>
              </w:rPr>
              <w:t>0.895</w:t>
            </w:r>
          </w:p>
        </w:tc>
      </w:tr>
      <w:tr w:rsidR="00E71222" w:rsidRPr="00D01638">
        <w:tc>
          <w:tcPr>
            <w:tcW w:w="1985" w:type="dxa"/>
            <w:gridSpan w:val="2"/>
            <w:tcBorders>
              <w:top w:val="nil"/>
              <w:bottom w:val="nil"/>
            </w:tcBorders>
          </w:tcPr>
          <w:p w:rsidR="00E71222" w:rsidRPr="00D01638" w:rsidRDefault="00E71222" w:rsidP="008C35D6">
            <w:pPr>
              <w:jc w:val="both"/>
              <w:rPr>
                <w:i/>
                <w:iCs/>
                <w:sz w:val="16"/>
                <w:szCs w:val="16"/>
              </w:rPr>
            </w:pPr>
            <w:r w:rsidRPr="00D01638">
              <w:rPr>
                <w:i/>
                <w:iCs/>
                <w:sz w:val="16"/>
                <w:szCs w:val="16"/>
              </w:rPr>
              <w:t xml:space="preserve">Sabo </w:t>
            </w:r>
            <w:r w:rsidRPr="00D01638">
              <w:rPr>
                <w:i/>
                <w:iCs/>
                <w:sz w:val="16"/>
                <w:szCs w:val="16"/>
              </w:rPr>
              <w:fldChar w:fldCharType="begin"/>
            </w:r>
            <w:r w:rsidRPr="00D01638">
              <w:rPr>
                <w:i/>
                <w:iCs/>
                <w:sz w:val="16"/>
                <w:szCs w:val="16"/>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D01638">
              <w:rPr>
                <w:i/>
                <w:iCs/>
                <w:sz w:val="16"/>
                <w:szCs w:val="16"/>
              </w:rPr>
              <w:fldChar w:fldCharType="end"/>
            </w:r>
            <w:r w:rsidRPr="00D01638">
              <w:rPr>
                <w:i/>
                <w:iCs/>
                <w:sz w:val="16"/>
                <w:szCs w:val="16"/>
              </w:rPr>
              <w:t>et al. (2002)</w:t>
            </w:r>
          </w:p>
        </w:tc>
        <w:tc>
          <w:tcPr>
            <w:tcW w:w="851" w:type="dxa"/>
            <w:gridSpan w:val="2"/>
            <w:tcBorders>
              <w:top w:val="nil"/>
              <w:bottom w:val="nil"/>
            </w:tcBorders>
          </w:tcPr>
          <w:p w:rsidR="00E71222" w:rsidRPr="004A1F67" w:rsidRDefault="00E71222" w:rsidP="00CC48BB">
            <w:pPr>
              <w:jc w:val="both"/>
              <w:rPr>
                <w:i/>
                <w:iCs/>
                <w:sz w:val="16"/>
                <w:szCs w:val="16"/>
              </w:rPr>
            </w:pPr>
            <w:r w:rsidRPr="004A1F67">
              <w:rPr>
                <w:i/>
                <w:iCs/>
                <w:sz w:val="16"/>
                <w:szCs w:val="16"/>
              </w:rPr>
              <w:t>BRA</w:t>
            </w:r>
          </w:p>
        </w:tc>
        <w:tc>
          <w:tcPr>
            <w:tcW w:w="1519" w:type="dxa"/>
            <w:gridSpan w:val="2"/>
            <w:tcBorders>
              <w:top w:val="nil"/>
              <w:bottom w:val="nil"/>
            </w:tcBorders>
          </w:tcPr>
          <w:p w:rsidR="00E71222" w:rsidRPr="004A1F67" w:rsidRDefault="00E71222" w:rsidP="00CC48BB">
            <w:pPr>
              <w:jc w:val="both"/>
              <w:rPr>
                <w:i/>
                <w:iCs/>
                <w:sz w:val="16"/>
                <w:szCs w:val="16"/>
              </w:rPr>
            </w:pPr>
          </w:p>
        </w:tc>
        <w:tc>
          <w:tcPr>
            <w:tcW w:w="1110" w:type="dxa"/>
            <w:gridSpan w:val="2"/>
            <w:tcBorders>
              <w:top w:val="nil"/>
              <w:bottom w:val="nil"/>
            </w:tcBorders>
          </w:tcPr>
          <w:p w:rsidR="00E71222" w:rsidRPr="00B77527" w:rsidRDefault="00E71222" w:rsidP="00CC48BB">
            <w:pPr>
              <w:jc w:val="both"/>
              <w:rPr>
                <w:i/>
                <w:iCs/>
                <w:sz w:val="16"/>
                <w:szCs w:val="16"/>
              </w:rPr>
            </w:pPr>
          </w:p>
        </w:tc>
        <w:tc>
          <w:tcPr>
            <w:tcW w:w="1574" w:type="dxa"/>
            <w:gridSpan w:val="3"/>
            <w:tcBorders>
              <w:top w:val="nil"/>
              <w:bottom w:val="nil"/>
            </w:tcBorders>
          </w:tcPr>
          <w:p w:rsidR="00E71222" w:rsidRPr="00D121F7" w:rsidRDefault="00E71222" w:rsidP="00CC48BB">
            <w:pPr>
              <w:jc w:val="both"/>
              <w:rPr>
                <w:i/>
                <w:iCs/>
                <w:sz w:val="16"/>
                <w:szCs w:val="16"/>
              </w:rPr>
            </w:pPr>
            <w:r w:rsidRPr="00D121F7">
              <w:rPr>
                <w:i/>
                <w:iCs/>
                <w:sz w:val="16"/>
                <w:szCs w:val="16"/>
              </w:rPr>
              <w:t>California, USA</w:t>
            </w:r>
          </w:p>
        </w:tc>
        <w:tc>
          <w:tcPr>
            <w:tcW w:w="899" w:type="dxa"/>
            <w:tcBorders>
              <w:top w:val="nil"/>
              <w:bottom w:val="nil"/>
            </w:tcBorders>
          </w:tcPr>
          <w:p w:rsidR="00E71222" w:rsidRPr="00D121F7" w:rsidRDefault="00E71222" w:rsidP="00CC48BB">
            <w:pPr>
              <w:jc w:val="both"/>
              <w:rPr>
                <w:i/>
                <w:iCs/>
                <w:sz w:val="16"/>
                <w:szCs w:val="16"/>
              </w:rPr>
            </w:pPr>
            <w:r w:rsidRPr="00D121F7">
              <w:rPr>
                <w:i/>
                <w:iCs/>
                <w:sz w:val="16"/>
                <w:szCs w:val="16"/>
              </w:rPr>
              <w:t>BL</w:t>
            </w:r>
          </w:p>
        </w:tc>
        <w:tc>
          <w:tcPr>
            <w:tcW w:w="1135" w:type="dxa"/>
            <w:tcBorders>
              <w:top w:val="nil"/>
              <w:bottom w:val="nil"/>
            </w:tcBorders>
          </w:tcPr>
          <w:p w:rsidR="00E71222" w:rsidRPr="00C93E96" w:rsidRDefault="00E71222" w:rsidP="00CC48BB">
            <w:pPr>
              <w:jc w:val="both"/>
              <w:rPr>
                <w:i/>
                <w:iCs/>
                <w:sz w:val="16"/>
                <w:szCs w:val="16"/>
              </w:rPr>
            </w:pPr>
            <w:r w:rsidRPr="00C93E96">
              <w:rPr>
                <w:i/>
                <w:iCs/>
                <w:sz w:val="16"/>
                <w:szCs w:val="16"/>
              </w:rPr>
              <w:t>N.P.</w:t>
            </w:r>
          </w:p>
        </w:tc>
        <w:tc>
          <w:tcPr>
            <w:tcW w:w="567" w:type="dxa"/>
            <w:tcBorders>
              <w:top w:val="nil"/>
              <w:bottom w:val="nil"/>
            </w:tcBorders>
          </w:tcPr>
          <w:p w:rsidR="00E71222" w:rsidRPr="00957B91" w:rsidRDefault="00E71222" w:rsidP="00CC48BB">
            <w:pPr>
              <w:jc w:val="both"/>
              <w:rPr>
                <w:i/>
                <w:iCs/>
                <w:sz w:val="16"/>
                <w:szCs w:val="16"/>
              </w:rPr>
            </w:pPr>
          </w:p>
        </w:tc>
        <w:tc>
          <w:tcPr>
            <w:tcW w:w="653" w:type="dxa"/>
            <w:tcBorders>
              <w:top w:val="nil"/>
              <w:bottom w:val="nil"/>
            </w:tcBorders>
          </w:tcPr>
          <w:p w:rsidR="00E71222" w:rsidRPr="00957B91" w:rsidRDefault="00E71222" w:rsidP="00CC48BB">
            <w:pPr>
              <w:jc w:val="both"/>
              <w:rPr>
                <w:i/>
                <w:iCs/>
                <w:sz w:val="16"/>
                <w:szCs w:val="16"/>
              </w:rPr>
            </w:pPr>
            <w:r w:rsidRPr="00957B91">
              <w:rPr>
                <w:i/>
                <w:iCs/>
                <w:sz w:val="16"/>
                <w:szCs w:val="16"/>
              </w:rPr>
              <w:t>PF</w:t>
            </w:r>
          </w:p>
        </w:tc>
        <w:tc>
          <w:tcPr>
            <w:tcW w:w="1474" w:type="dxa"/>
            <w:tcBorders>
              <w:top w:val="nil"/>
              <w:bottom w:val="nil"/>
            </w:tcBorders>
          </w:tcPr>
          <w:p w:rsidR="00E71222" w:rsidRPr="00957B91" w:rsidRDefault="00E71222" w:rsidP="00CC48BB">
            <w:pPr>
              <w:jc w:val="both"/>
              <w:rPr>
                <w:i/>
                <w:iCs/>
                <w:sz w:val="16"/>
                <w:szCs w:val="16"/>
              </w:rPr>
            </w:pPr>
            <w:r w:rsidRPr="00957B91">
              <w:rPr>
                <w:i/>
                <w:iCs/>
                <w:sz w:val="16"/>
                <w:szCs w:val="16"/>
              </w:rPr>
              <w:t>A = 0.006 ± 0.007</w:t>
            </w:r>
          </w:p>
        </w:tc>
        <w:tc>
          <w:tcPr>
            <w:tcW w:w="1421" w:type="dxa"/>
            <w:tcBorders>
              <w:top w:val="nil"/>
              <w:bottom w:val="nil"/>
            </w:tcBorders>
          </w:tcPr>
          <w:p w:rsidR="00E71222" w:rsidRPr="00957B91" w:rsidRDefault="00E71222" w:rsidP="00CC48BB">
            <w:pPr>
              <w:jc w:val="both"/>
              <w:rPr>
                <w:i/>
                <w:iCs/>
                <w:sz w:val="16"/>
                <w:szCs w:val="16"/>
              </w:rPr>
            </w:pPr>
            <w:r w:rsidRPr="00957B91">
              <w:rPr>
                <w:i/>
                <w:iCs/>
                <w:sz w:val="16"/>
                <w:szCs w:val="16"/>
              </w:rPr>
              <w:t>B = 3.05 ± 0.36</w:t>
            </w:r>
          </w:p>
        </w:tc>
        <w:tc>
          <w:tcPr>
            <w:tcW w:w="567" w:type="dxa"/>
            <w:tcBorders>
              <w:top w:val="nil"/>
              <w:bottom w:val="nil"/>
            </w:tcBorders>
          </w:tcPr>
          <w:p w:rsidR="00E71222" w:rsidRPr="00AD7F18" w:rsidRDefault="00E71222" w:rsidP="00CC48BB">
            <w:pPr>
              <w:jc w:val="both"/>
              <w:rPr>
                <w:i/>
                <w:iCs/>
                <w:sz w:val="16"/>
                <w:szCs w:val="16"/>
              </w:rPr>
            </w:pPr>
          </w:p>
        </w:tc>
        <w:tc>
          <w:tcPr>
            <w:tcW w:w="709" w:type="dxa"/>
            <w:tcBorders>
              <w:top w:val="nil"/>
              <w:bottom w:val="nil"/>
            </w:tcBorders>
          </w:tcPr>
          <w:p w:rsidR="00E71222" w:rsidRPr="00AD7F18" w:rsidRDefault="00E71222" w:rsidP="00CC48BB">
            <w:pPr>
              <w:jc w:val="both"/>
              <w:rPr>
                <w:i/>
                <w:iCs/>
                <w:sz w:val="16"/>
                <w:szCs w:val="16"/>
              </w:rPr>
            </w:pPr>
            <w:r w:rsidRPr="00AD7F18">
              <w:rPr>
                <w:i/>
                <w:iCs/>
                <w:sz w:val="16"/>
                <w:szCs w:val="16"/>
              </w:rPr>
              <w:t>0.85</w:t>
            </w:r>
          </w:p>
        </w:tc>
      </w:tr>
      <w:tr w:rsidR="00E71222" w:rsidRPr="00D01638">
        <w:tc>
          <w:tcPr>
            <w:tcW w:w="1985"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51"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NEM</w:t>
            </w:r>
          </w:p>
        </w:tc>
        <w:tc>
          <w:tcPr>
            <w:tcW w:w="1519" w:type="dxa"/>
            <w:gridSpan w:val="2"/>
            <w:tcBorders>
              <w:top w:val="nil"/>
              <w:bottom w:val="nil"/>
            </w:tcBorders>
          </w:tcPr>
          <w:p w:rsidR="00E71222" w:rsidRPr="00D01638" w:rsidRDefault="00E71222" w:rsidP="00CC48BB">
            <w:pPr>
              <w:jc w:val="both"/>
              <w:rPr>
                <w:i/>
                <w:iCs/>
                <w:sz w:val="16"/>
                <w:szCs w:val="16"/>
              </w:rPr>
            </w:pPr>
          </w:p>
        </w:tc>
        <w:tc>
          <w:tcPr>
            <w:tcW w:w="1110" w:type="dxa"/>
            <w:gridSpan w:val="2"/>
            <w:tcBorders>
              <w:top w:val="nil"/>
              <w:bottom w:val="nil"/>
            </w:tcBorders>
          </w:tcPr>
          <w:p w:rsidR="00E71222" w:rsidRPr="00D01638" w:rsidRDefault="00E71222" w:rsidP="00CC48BB">
            <w:pPr>
              <w:jc w:val="both"/>
              <w:rPr>
                <w:i/>
                <w:iCs/>
                <w:sz w:val="16"/>
                <w:szCs w:val="16"/>
              </w:rPr>
            </w:pPr>
          </w:p>
        </w:tc>
        <w:tc>
          <w:tcPr>
            <w:tcW w:w="1574" w:type="dxa"/>
            <w:gridSpan w:val="3"/>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99" w:type="dxa"/>
            <w:tcBorders>
              <w:top w:val="nil"/>
              <w:bottom w:val="nil"/>
            </w:tcBorders>
          </w:tcPr>
          <w:p w:rsidR="00E71222" w:rsidRPr="00D01638" w:rsidRDefault="00E71222" w:rsidP="00CC48BB">
            <w:pPr>
              <w:jc w:val="both"/>
              <w:rPr>
                <w:i/>
                <w:iCs/>
                <w:sz w:val="16"/>
                <w:szCs w:val="16"/>
              </w:rPr>
            </w:pPr>
            <w:r w:rsidRPr="00D01638">
              <w:rPr>
                <w:i/>
                <w:iCs/>
                <w:sz w:val="16"/>
                <w:szCs w:val="16"/>
              </w:rPr>
              <w:t>BL</w:t>
            </w:r>
          </w:p>
        </w:tc>
        <w:tc>
          <w:tcPr>
            <w:tcW w:w="1135" w:type="dxa"/>
            <w:tcBorders>
              <w:top w:val="nil"/>
              <w:bottom w:val="nil"/>
            </w:tcBorders>
          </w:tcPr>
          <w:p w:rsidR="00E71222" w:rsidRPr="00D01638" w:rsidRDefault="00E71222" w:rsidP="00CC48BB">
            <w:pPr>
              <w:jc w:val="both"/>
              <w:rPr>
                <w:i/>
                <w:iCs/>
                <w:sz w:val="16"/>
                <w:szCs w:val="16"/>
              </w:rPr>
            </w:pPr>
            <w:r w:rsidRPr="00D01638">
              <w:rPr>
                <w:i/>
                <w:iCs/>
                <w:sz w:val="16"/>
                <w:szCs w:val="16"/>
              </w:rPr>
              <w:t>N.P.</w:t>
            </w:r>
          </w:p>
        </w:tc>
        <w:tc>
          <w:tcPr>
            <w:tcW w:w="567" w:type="dxa"/>
            <w:tcBorders>
              <w:top w:val="nil"/>
              <w:bottom w:val="nil"/>
            </w:tcBorders>
          </w:tcPr>
          <w:p w:rsidR="00E71222" w:rsidRPr="00D01638" w:rsidRDefault="00E71222" w:rsidP="00CC48BB">
            <w:pPr>
              <w:jc w:val="both"/>
              <w:rPr>
                <w:i/>
                <w:iCs/>
                <w:sz w:val="16"/>
                <w:szCs w:val="16"/>
              </w:rPr>
            </w:pPr>
          </w:p>
        </w:tc>
        <w:tc>
          <w:tcPr>
            <w:tcW w:w="653" w:type="dxa"/>
            <w:tcBorders>
              <w:top w:val="nil"/>
              <w:bottom w:val="nil"/>
            </w:tcBorders>
          </w:tcPr>
          <w:p w:rsidR="00E71222" w:rsidRPr="00D01638" w:rsidRDefault="00E71222" w:rsidP="00CC48BB">
            <w:pPr>
              <w:jc w:val="both"/>
              <w:rPr>
                <w:i/>
                <w:iCs/>
                <w:sz w:val="16"/>
                <w:szCs w:val="16"/>
              </w:rPr>
            </w:pPr>
            <w:r w:rsidRPr="00D01638">
              <w:rPr>
                <w:i/>
                <w:iCs/>
                <w:sz w:val="16"/>
                <w:szCs w:val="16"/>
              </w:rPr>
              <w:t>PF</w:t>
            </w:r>
          </w:p>
        </w:tc>
        <w:tc>
          <w:tcPr>
            <w:tcW w:w="1474" w:type="dxa"/>
            <w:tcBorders>
              <w:top w:val="nil"/>
              <w:bottom w:val="nil"/>
            </w:tcBorders>
          </w:tcPr>
          <w:p w:rsidR="00E71222" w:rsidRPr="00D01638" w:rsidRDefault="00E71222" w:rsidP="00CC48BB">
            <w:pPr>
              <w:jc w:val="both"/>
              <w:rPr>
                <w:i/>
                <w:iCs/>
                <w:sz w:val="16"/>
                <w:szCs w:val="16"/>
              </w:rPr>
            </w:pPr>
            <w:r w:rsidRPr="00D01638">
              <w:rPr>
                <w:i/>
                <w:iCs/>
                <w:sz w:val="16"/>
                <w:szCs w:val="16"/>
              </w:rPr>
              <w:t>A = 0.1 ± 0.06</w:t>
            </w:r>
          </w:p>
        </w:tc>
        <w:tc>
          <w:tcPr>
            <w:tcW w:w="1421" w:type="dxa"/>
            <w:tcBorders>
              <w:top w:val="nil"/>
              <w:bottom w:val="nil"/>
            </w:tcBorders>
          </w:tcPr>
          <w:p w:rsidR="00E71222" w:rsidRPr="00D01638" w:rsidRDefault="00E71222" w:rsidP="00CC48BB">
            <w:pPr>
              <w:jc w:val="both"/>
              <w:rPr>
                <w:i/>
                <w:iCs/>
                <w:sz w:val="16"/>
                <w:szCs w:val="16"/>
              </w:rPr>
            </w:pPr>
            <w:r w:rsidRPr="00D01638">
              <w:rPr>
                <w:i/>
                <w:iCs/>
                <w:sz w:val="16"/>
                <w:szCs w:val="16"/>
              </w:rPr>
              <w:t>B = 1.57 ±0.2</w:t>
            </w:r>
          </w:p>
        </w:tc>
        <w:tc>
          <w:tcPr>
            <w:tcW w:w="567" w:type="dxa"/>
            <w:tcBorders>
              <w:top w:val="nil"/>
              <w:bottom w:val="nil"/>
            </w:tcBorders>
          </w:tcPr>
          <w:p w:rsidR="00E71222" w:rsidRPr="00D01638" w:rsidRDefault="00E71222" w:rsidP="00CC48BB">
            <w:pPr>
              <w:jc w:val="both"/>
              <w:rPr>
                <w:i/>
                <w:iCs/>
                <w:sz w:val="16"/>
                <w:szCs w:val="16"/>
              </w:rPr>
            </w:pPr>
          </w:p>
        </w:tc>
        <w:tc>
          <w:tcPr>
            <w:tcW w:w="709" w:type="dxa"/>
            <w:tcBorders>
              <w:top w:val="nil"/>
              <w:bottom w:val="nil"/>
            </w:tcBorders>
          </w:tcPr>
          <w:p w:rsidR="00E71222" w:rsidRPr="00D01638" w:rsidRDefault="00E71222" w:rsidP="00CC48BB">
            <w:pPr>
              <w:jc w:val="both"/>
              <w:rPr>
                <w:b/>
                <w:bCs/>
                <w:i/>
                <w:iCs/>
                <w:sz w:val="16"/>
                <w:szCs w:val="16"/>
              </w:rPr>
            </w:pPr>
            <w:r w:rsidRPr="00D01638">
              <w:rPr>
                <w:b/>
                <w:bCs/>
                <w:i/>
                <w:iCs/>
                <w:sz w:val="16"/>
                <w:szCs w:val="16"/>
              </w:rPr>
              <w:t>0.9</w:t>
            </w:r>
          </w:p>
        </w:tc>
      </w:tr>
      <w:tr w:rsidR="00E71222" w:rsidRPr="00D01638">
        <w:tc>
          <w:tcPr>
            <w:tcW w:w="1985"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51" w:type="dxa"/>
            <w:gridSpan w:val="2"/>
            <w:tcBorders>
              <w:top w:val="nil"/>
              <w:bottom w:val="nil"/>
            </w:tcBorders>
          </w:tcPr>
          <w:p w:rsidR="00E71222" w:rsidRPr="00D01638" w:rsidRDefault="00E71222" w:rsidP="00CC48BB">
            <w:pPr>
              <w:jc w:val="both"/>
              <w:rPr>
                <w:i/>
                <w:iCs/>
                <w:sz w:val="16"/>
                <w:szCs w:val="16"/>
              </w:rPr>
            </w:pPr>
          </w:p>
        </w:tc>
        <w:tc>
          <w:tcPr>
            <w:tcW w:w="1519"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Asilidae</w:t>
            </w:r>
          </w:p>
        </w:tc>
        <w:tc>
          <w:tcPr>
            <w:tcW w:w="1110"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(1:9)</w:t>
            </w:r>
          </w:p>
        </w:tc>
        <w:tc>
          <w:tcPr>
            <w:tcW w:w="1574" w:type="dxa"/>
            <w:gridSpan w:val="3"/>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99" w:type="dxa"/>
            <w:tcBorders>
              <w:top w:val="nil"/>
              <w:bottom w:val="nil"/>
            </w:tcBorders>
          </w:tcPr>
          <w:p w:rsidR="00E71222" w:rsidRPr="00D01638" w:rsidRDefault="00E71222" w:rsidP="00CC48BB">
            <w:pPr>
              <w:jc w:val="both"/>
              <w:rPr>
                <w:i/>
                <w:iCs/>
                <w:sz w:val="16"/>
                <w:szCs w:val="16"/>
              </w:rPr>
            </w:pPr>
            <w:r w:rsidRPr="00D01638">
              <w:rPr>
                <w:i/>
                <w:iCs/>
                <w:sz w:val="16"/>
                <w:szCs w:val="16"/>
              </w:rPr>
              <w:t>BL</w:t>
            </w:r>
          </w:p>
        </w:tc>
        <w:tc>
          <w:tcPr>
            <w:tcW w:w="1135" w:type="dxa"/>
            <w:tcBorders>
              <w:top w:val="nil"/>
              <w:bottom w:val="nil"/>
            </w:tcBorders>
          </w:tcPr>
          <w:p w:rsidR="00E71222" w:rsidRPr="00D01638" w:rsidRDefault="00E71222" w:rsidP="00CC48BB">
            <w:pPr>
              <w:jc w:val="both"/>
              <w:rPr>
                <w:i/>
                <w:iCs/>
                <w:sz w:val="16"/>
                <w:szCs w:val="16"/>
              </w:rPr>
            </w:pPr>
            <w:r w:rsidRPr="00D01638">
              <w:rPr>
                <w:i/>
                <w:iCs/>
                <w:sz w:val="16"/>
                <w:szCs w:val="16"/>
              </w:rPr>
              <w:t>N.P.</w:t>
            </w:r>
          </w:p>
        </w:tc>
        <w:tc>
          <w:tcPr>
            <w:tcW w:w="567" w:type="dxa"/>
            <w:tcBorders>
              <w:top w:val="nil"/>
              <w:bottom w:val="nil"/>
            </w:tcBorders>
          </w:tcPr>
          <w:p w:rsidR="00E71222" w:rsidRPr="00D01638" w:rsidRDefault="00E71222" w:rsidP="00CC48BB">
            <w:pPr>
              <w:jc w:val="both"/>
              <w:rPr>
                <w:i/>
                <w:iCs/>
                <w:sz w:val="16"/>
                <w:szCs w:val="16"/>
              </w:rPr>
            </w:pPr>
          </w:p>
        </w:tc>
        <w:tc>
          <w:tcPr>
            <w:tcW w:w="653" w:type="dxa"/>
            <w:tcBorders>
              <w:top w:val="nil"/>
              <w:bottom w:val="nil"/>
            </w:tcBorders>
          </w:tcPr>
          <w:p w:rsidR="00E71222" w:rsidRPr="00D01638" w:rsidRDefault="00E71222" w:rsidP="00CC48BB">
            <w:pPr>
              <w:jc w:val="both"/>
              <w:rPr>
                <w:i/>
                <w:iCs/>
                <w:sz w:val="16"/>
                <w:szCs w:val="16"/>
              </w:rPr>
            </w:pPr>
            <w:r w:rsidRPr="00D01638">
              <w:rPr>
                <w:i/>
                <w:iCs/>
                <w:sz w:val="16"/>
                <w:szCs w:val="16"/>
              </w:rPr>
              <w:t>PF</w:t>
            </w:r>
          </w:p>
        </w:tc>
        <w:tc>
          <w:tcPr>
            <w:tcW w:w="1474" w:type="dxa"/>
            <w:tcBorders>
              <w:top w:val="nil"/>
              <w:bottom w:val="nil"/>
            </w:tcBorders>
          </w:tcPr>
          <w:p w:rsidR="00E71222" w:rsidRPr="00D01638" w:rsidRDefault="00E71222" w:rsidP="00CC48BB">
            <w:pPr>
              <w:jc w:val="both"/>
              <w:rPr>
                <w:i/>
                <w:iCs/>
                <w:sz w:val="16"/>
                <w:szCs w:val="16"/>
              </w:rPr>
            </w:pPr>
            <w:r w:rsidRPr="00D01638">
              <w:rPr>
                <w:i/>
                <w:iCs/>
                <w:sz w:val="16"/>
                <w:szCs w:val="16"/>
              </w:rPr>
              <w:t>A = 0.38 ± 2.625</w:t>
            </w:r>
          </w:p>
        </w:tc>
        <w:tc>
          <w:tcPr>
            <w:tcW w:w="1421" w:type="dxa"/>
            <w:tcBorders>
              <w:top w:val="nil"/>
              <w:bottom w:val="nil"/>
            </w:tcBorders>
          </w:tcPr>
          <w:p w:rsidR="00E71222" w:rsidRPr="00D01638" w:rsidRDefault="00E71222" w:rsidP="00CC48BB">
            <w:pPr>
              <w:jc w:val="both"/>
              <w:rPr>
                <w:i/>
                <w:iCs/>
                <w:sz w:val="16"/>
                <w:szCs w:val="16"/>
              </w:rPr>
            </w:pPr>
            <w:r w:rsidRPr="00D01638">
              <w:rPr>
                <w:i/>
                <w:iCs/>
                <w:sz w:val="16"/>
                <w:szCs w:val="16"/>
              </w:rPr>
              <w:t>B = 1.5 ± 2.469</w:t>
            </w:r>
          </w:p>
        </w:tc>
        <w:tc>
          <w:tcPr>
            <w:tcW w:w="567" w:type="dxa"/>
            <w:tcBorders>
              <w:top w:val="nil"/>
              <w:bottom w:val="nil"/>
            </w:tcBorders>
          </w:tcPr>
          <w:p w:rsidR="00E71222" w:rsidRPr="00D01638" w:rsidRDefault="00E71222" w:rsidP="00CC48BB">
            <w:pPr>
              <w:jc w:val="both"/>
              <w:rPr>
                <w:i/>
                <w:iCs/>
                <w:sz w:val="16"/>
                <w:szCs w:val="16"/>
              </w:rPr>
            </w:pPr>
          </w:p>
        </w:tc>
        <w:tc>
          <w:tcPr>
            <w:tcW w:w="709" w:type="dxa"/>
            <w:tcBorders>
              <w:top w:val="nil"/>
              <w:bottom w:val="nil"/>
            </w:tcBorders>
          </w:tcPr>
          <w:p w:rsidR="00E71222" w:rsidRPr="00D01638" w:rsidRDefault="00E71222" w:rsidP="00CC48BB">
            <w:pPr>
              <w:jc w:val="both"/>
              <w:rPr>
                <w:i/>
                <w:iCs/>
                <w:sz w:val="16"/>
                <w:szCs w:val="16"/>
              </w:rPr>
            </w:pPr>
            <w:r w:rsidRPr="00D01638">
              <w:rPr>
                <w:i/>
                <w:iCs/>
                <w:sz w:val="16"/>
                <w:szCs w:val="16"/>
              </w:rPr>
              <w:t>0.74</w:t>
            </w:r>
          </w:p>
        </w:tc>
      </w:tr>
      <w:tr w:rsidR="00E71222" w:rsidRPr="00D01638">
        <w:tc>
          <w:tcPr>
            <w:tcW w:w="1985"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51" w:type="dxa"/>
            <w:gridSpan w:val="2"/>
            <w:tcBorders>
              <w:top w:val="nil"/>
              <w:bottom w:val="nil"/>
            </w:tcBorders>
          </w:tcPr>
          <w:p w:rsidR="00E71222" w:rsidRPr="00D01638" w:rsidRDefault="00E71222" w:rsidP="00CC48BB">
            <w:pPr>
              <w:jc w:val="both"/>
              <w:rPr>
                <w:i/>
                <w:iCs/>
                <w:sz w:val="16"/>
                <w:szCs w:val="16"/>
              </w:rPr>
            </w:pPr>
          </w:p>
        </w:tc>
        <w:tc>
          <w:tcPr>
            <w:tcW w:w="1519"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Bombyliidae</w:t>
            </w:r>
          </w:p>
        </w:tc>
        <w:tc>
          <w:tcPr>
            <w:tcW w:w="1110" w:type="dxa"/>
            <w:gridSpan w:val="2"/>
            <w:tcBorders>
              <w:top w:val="nil"/>
              <w:bottom w:val="nil"/>
            </w:tcBorders>
          </w:tcPr>
          <w:p w:rsidR="00E71222" w:rsidRPr="00D01638" w:rsidRDefault="00E71222" w:rsidP="00CC48BB">
            <w:pPr>
              <w:jc w:val="both"/>
              <w:rPr>
                <w:i/>
                <w:iCs/>
                <w:sz w:val="16"/>
                <w:szCs w:val="16"/>
              </w:rPr>
            </w:pPr>
            <w:r w:rsidRPr="00D01638">
              <w:rPr>
                <w:i/>
                <w:iCs/>
                <w:sz w:val="16"/>
                <w:szCs w:val="16"/>
              </w:rPr>
              <w:t>(1:10)</w:t>
            </w:r>
          </w:p>
        </w:tc>
        <w:tc>
          <w:tcPr>
            <w:tcW w:w="1574" w:type="dxa"/>
            <w:gridSpan w:val="3"/>
            <w:tcBorders>
              <w:top w:val="nil"/>
              <w:bottom w:val="nil"/>
            </w:tcBorders>
          </w:tcPr>
          <w:p w:rsidR="00E71222" w:rsidRPr="00D01638" w:rsidRDefault="00E71222" w:rsidP="00CC48BB">
            <w:pPr>
              <w:jc w:val="both"/>
              <w:rPr>
                <w:i/>
                <w:iCs/>
                <w:sz w:val="16"/>
                <w:szCs w:val="16"/>
              </w:rPr>
            </w:pPr>
            <w:r w:rsidRPr="00D01638">
              <w:rPr>
                <w:i/>
                <w:iCs/>
                <w:sz w:val="16"/>
                <w:szCs w:val="16"/>
              </w:rPr>
              <w:t>“</w:t>
            </w:r>
          </w:p>
        </w:tc>
        <w:tc>
          <w:tcPr>
            <w:tcW w:w="899" w:type="dxa"/>
            <w:tcBorders>
              <w:top w:val="nil"/>
              <w:bottom w:val="nil"/>
            </w:tcBorders>
          </w:tcPr>
          <w:p w:rsidR="00E71222" w:rsidRPr="00D01638" w:rsidRDefault="00E71222" w:rsidP="00CC48BB">
            <w:pPr>
              <w:jc w:val="both"/>
              <w:rPr>
                <w:i/>
                <w:iCs/>
                <w:sz w:val="16"/>
                <w:szCs w:val="16"/>
              </w:rPr>
            </w:pPr>
            <w:r w:rsidRPr="00D01638">
              <w:rPr>
                <w:i/>
                <w:iCs/>
                <w:sz w:val="16"/>
                <w:szCs w:val="16"/>
              </w:rPr>
              <w:t>BL</w:t>
            </w:r>
          </w:p>
        </w:tc>
        <w:tc>
          <w:tcPr>
            <w:tcW w:w="1135" w:type="dxa"/>
            <w:tcBorders>
              <w:top w:val="nil"/>
              <w:bottom w:val="nil"/>
            </w:tcBorders>
          </w:tcPr>
          <w:p w:rsidR="00E71222" w:rsidRPr="00D01638" w:rsidRDefault="00E71222" w:rsidP="00CC48BB">
            <w:pPr>
              <w:jc w:val="both"/>
              <w:rPr>
                <w:i/>
                <w:iCs/>
                <w:sz w:val="16"/>
                <w:szCs w:val="16"/>
              </w:rPr>
            </w:pPr>
            <w:r w:rsidRPr="00D01638">
              <w:rPr>
                <w:i/>
                <w:iCs/>
                <w:sz w:val="16"/>
                <w:szCs w:val="16"/>
              </w:rPr>
              <w:t>N.P.</w:t>
            </w:r>
          </w:p>
        </w:tc>
        <w:tc>
          <w:tcPr>
            <w:tcW w:w="567" w:type="dxa"/>
            <w:tcBorders>
              <w:top w:val="nil"/>
              <w:bottom w:val="nil"/>
            </w:tcBorders>
          </w:tcPr>
          <w:p w:rsidR="00E71222" w:rsidRPr="00D01638" w:rsidRDefault="00E71222" w:rsidP="00CC48BB">
            <w:pPr>
              <w:jc w:val="both"/>
              <w:rPr>
                <w:i/>
                <w:iCs/>
                <w:sz w:val="16"/>
                <w:szCs w:val="16"/>
              </w:rPr>
            </w:pPr>
          </w:p>
        </w:tc>
        <w:tc>
          <w:tcPr>
            <w:tcW w:w="653" w:type="dxa"/>
            <w:tcBorders>
              <w:top w:val="nil"/>
              <w:bottom w:val="nil"/>
            </w:tcBorders>
          </w:tcPr>
          <w:p w:rsidR="00E71222" w:rsidRPr="00D01638" w:rsidRDefault="00E71222" w:rsidP="00CC48BB">
            <w:pPr>
              <w:jc w:val="both"/>
              <w:rPr>
                <w:i/>
                <w:iCs/>
                <w:sz w:val="16"/>
                <w:szCs w:val="16"/>
              </w:rPr>
            </w:pPr>
            <w:r w:rsidRPr="00D01638">
              <w:rPr>
                <w:i/>
                <w:iCs/>
                <w:sz w:val="16"/>
                <w:szCs w:val="16"/>
              </w:rPr>
              <w:t>PF</w:t>
            </w:r>
          </w:p>
        </w:tc>
        <w:tc>
          <w:tcPr>
            <w:tcW w:w="1474" w:type="dxa"/>
            <w:tcBorders>
              <w:top w:val="nil"/>
              <w:bottom w:val="nil"/>
            </w:tcBorders>
          </w:tcPr>
          <w:p w:rsidR="00E71222" w:rsidRPr="00D01638" w:rsidRDefault="00E71222" w:rsidP="00CC48BB">
            <w:pPr>
              <w:jc w:val="both"/>
              <w:rPr>
                <w:i/>
                <w:iCs/>
                <w:sz w:val="16"/>
                <w:szCs w:val="16"/>
              </w:rPr>
            </w:pPr>
            <w:r w:rsidRPr="00D01638">
              <w:rPr>
                <w:i/>
                <w:iCs/>
                <w:sz w:val="16"/>
                <w:szCs w:val="16"/>
              </w:rPr>
              <w:t>A = 0.007 ± 0.011</w:t>
            </w:r>
          </w:p>
        </w:tc>
        <w:tc>
          <w:tcPr>
            <w:tcW w:w="1421" w:type="dxa"/>
            <w:tcBorders>
              <w:top w:val="nil"/>
              <w:bottom w:val="nil"/>
            </w:tcBorders>
          </w:tcPr>
          <w:p w:rsidR="00E71222" w:rsidRPr="00D01638" w:rsidRDefault="00E71222" w:rsidP="00CC48BB">
            <w:pPr>
              <w:jc w:val="both"/>
              <w:rPr>
                <w:i/>
                <w:iCs/>
                <w:sz w:val="16"/>
                <w:szCs w:val="16"/>
              </w:rPr>
            </w:pPr>
            <w:r w:rsidRPr="00D01638">
              <w:rPr>
                <w:i/>
                <w:iCs/>
                <w:sz w:val="16"/>
                <w:szCs w:val="16"/>
              </w:rPr>
              <w:t>B = 3.337 ±0.676</w:t>
            </w:r>
          </w:p>
        </w:tc>
        <w:tc>
          <w:tcPr>
            <w:tcW w:w="567" w:type="dxa"/>
            <w:tcBorders>
              <w:top w:val="nil"/>
              <w:bottom w:val="nil"/>
            </w:tcBorders>
          </w:tcPr>
          <w:p w:rsidR="00E71222" w:rsidRPr="00D01638" w:rsidRDefault="00E71222" w:rsidP="00CC48BB">
            <w:pPr>
              <w:jc w:val="both"/>
              <w:rPr>
                <w:i/>
                <w:iCs/>
                <w:sz w:val="16"/>
                <w:szCs w:val="16"/>
              </w:rPr>
            </w:pPr>
          </w:p>
        </w:tc>
        <w:tc>
          <w:tcPr>
            <w:tcW w:w="709" w:type="dxa"/>
            <w:tcBorders>
              <w:top w:val="nil"/>
              <w:bottom w:val="nil"/>
            </w:tcBorders>
          </w:tcPr>
          <w:p w:rsidR="00E71222" w:rsidRPr="00D01638" w:rsidRDefault="00E71222" w:rsidP="00CC48BB">
            <w:pPr>
              <w:jc w:val="both"/>
              <w:rPr>
                <w:b/>
                <w:bCs/>
                <w:i/>
                <w:iCs/>
                <w:sz w:val="16"/>
                <w:szCs w:val="16"/>
              </w:rPr>
            </w:pPr>
            <w:r w:rsidRPr="00D01638">
              <w:rPr>
                <w:b/>
                <w:bCs/>
                <w:i/>
                <w:iCs/>
                <w:sz w:val="16"/>
                <w:szCs w:val="16"/>
              </w:rPr>
              <w:t>0.95</w:t>
            </w:r>
          </w:p>
        </w:tc>
      </w:tr>
      <w:tr w:rsidR="00E71222" w:rsidRPr="00D01638">
        <w:tc>
          <w:tcPr>
            <w:tcW w:w="1985" w:type="dxa"/>
            <w:gridSpan w:val="2"/>
            <w:tcBorders>
              <w:top w:val="nil"/>
              <w:bottom w:val="nil"/>
            </w:tcBorders>
          </w:tcPr>
          <w:p w:rsidR="00E71222" w:rsidRPr="00D01638" w:rsidRDefault="00E71222" w:rsidP="008C35D6">
            <w:pPr>
              <w:jc w:val="both"/>
              <w:rPr>
                <w:i/>
                <w:iCs/>
                <w:sz w:val="16"/>
                <w:szCs w:val="16"/>
              </w:rPr>
            </w:pPr>
            <w:r w:rsidRPr="00D01638">
              <w:rPr>
                <w:i/>
                <w:iCs/>
                <w:sz w:val="16"/>
                <w:szCs w:val="16"/>
              </w:rPr>
              <w:t xml:space="preserve">Brady </w:t>
            </w:r>
            <w:r w:rsidRPr="00D01638">
              <w:rPr>
                <w:i/>
                <w:iCs/>
                <w:sz w:val="16"/>
                <w:szCs w:val="16"/>
              </w:rPr>
              <w:fldChar w:fldCharType="begin"/>
            </w:r>
            <w:r w:rsidRPr="00D01638">
              <w:rPr>
                <w:i/>
                <w:iCs/>
                <w:sz w:val="16"/>
                <w:szCs w:val="16"/>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Pr="00D01638">
              <w:rPr>
                <w:i/>
                <w:iCs/>
                <w:sz w:val="16"/>
                <w:szCs w:val="16"/>
              </w:rPr>
              <w:fldChar w:fldCharType="end"/>
            </w:r>
            <w:r w:rsidRPr="00D01638">
              <w:rPr>
                <w:i/>
                <w:iCs/>
                <w:sz w:val="16"/>
                <w:szCs w:val="16"/>
              </w:rPr>
              <w:t>and Noske (2006)</w:t>
            </w:r>
          </w:p>
        </w:tc>
        <w:tc>
          <w:tcPr>
            <w:tcW w:w="851" w:type="dxa"/>
            <w:gridSpan w:val="2"/>
            <w:tcBorders>
              <w:top w:val="nil"/>
              <w:bottom w:val="nil"/>
            </w:tcBorders>
          </w:tcPr>
          <w:p w:rsidR="00E71222" w:rsidRPr="004A1F67" w:rsidRDefault="00E71222" w:rsidP="00CC48BB">
            <w:pPr>
              <w:jc w:val="both"/>
              <w:rPr>
                <w:i/>
                <w:iCs/>
                <w:sz w:val="16"/>
                <w:szCs w:val="16"/>
              </w:rPr>
            </w:pPr>
            <w:r w:rsidRPr="004A1F67">
              <w:rPr>
                <w:i/>
                <w:iCs/>
                <w:sz w:val="16"/>
                <w:szCs w:val="16"/>
              </w:rPr>
              <w:t>NA</w:t>
            </w:r>
          </w:p>
        </w:tc>
        <w:tc>
          <w:tcPr>
            <w:tcW w:w="1519" w:type="dxa"/>
            <w:gridSpan w:val="2"/>
            <w:tcBorders>
              <w:top w:val="nil"/>
              <w:bottom w:val="nil"/>
            </w:tcBorders>
          </w:tcPr>
          <w:p w:rsidR="00E71222" w:rsidRPr="004A1F67" w:rsidRDefault="00E71222" w:rsidP="00CC48BB">
            <w:pPr>
              <w:jc w:val="both"/>
              <w:rPr>
                <w:i/>
                <w:iCs/>
                <w:sz w:val="16"/>
                <w:szCs w:val="16"/>
              </w:rPr>
            </w:pPr>
            <w:r w:rsidRPr="004A1F67">
              <w:rPr>
                <w:i/>
                <w:iCs/>
                <w:sz w:val="16"/>
                <w:szCs w:val="16"/>
              </w:rPr>
              <w:t>NA</w:t>
            </w:r>
          </w:p>
        </w:tc>
        <w:tc>
          <w:tcPr>
            <w:tcW w:w="1110" w:type="dxa"/>
            <w:gridSpan w:val="2"/>
            <w:tcBorders>
              <w:top w:val="nil"/>
              <w:bottom w:val="nil"/>
            </w:tcBorders>
          </w:tcPr>
          <w:p w:rsidR="00E71222" w:rsidRPr="00B77527" w:rsidRDefault="00E71222" w:rsidP="00CC48BB">
            <w:pPr>
              <w:jc w:val="both"/>
              <w:rPr>
                <w:i/>
                <w:iCs/>
                <w:sz w:val="16"/>
                <w:szCs w:val="16"/>
              </w:rPr>
            </w:pPr>
            <w:r w:rsidRPr="00B77527">
              <w:rPr>
                <w:i/>
                <w:iCs/>
                <w:sz w:val="16"/>
                <w:szCs w:val="16"/>
              </w:rPr>
              <w:t>(9 sp:78 spe)</w:t>
            </w:r>
          </w:p>
        </w:tc>
        <w:tc>
          <w:tcPr>
            <w:tcW w:w="1574" w:type="dxa"/>
            <w:gridSpan w:val="3"/>
            <w:tcBorders>
              <w:top w:val="nil"/>
              <w:bottom w:val="nil"/>
            </w:tcBorders>
          </w:tcPr>
          <w:p w:rsidR="00E71222" w:rsidRPr="00D121F7" w:rsidRDefault="00E71222" w:rsidP="00CC48BB">
            <w:pPr>
              <w:jc w:val="both"/>
              <w:rPr>
                <w:i/>
                <w:iCs/>
                <w:sz w:val="16"/>
                <w:szCs w:val="16"/>
              </w:rPr>
            </w:pPr>
            <w:r w:rsidRPr="00D121F7">
              <w:rPr>
                <w:i/>
                <w:iCs/>
                <w:sz w:val="16"/>
                <w:szCs w:val="16"/>
              </w:rPr>
              <w:t>NT, AUS</w:t>
            </w:r>
          </w:p>
        </w:tc>
        <w:tc>
          <w:tcPr>
            <w:tcW w:w="899" w:type="dxa"/>
            <w:tcBorders>
              <w:top w:val="nil"/>
              <w:bottom w:val="nil"/>
            </w:tcBorders>
          </w:tcPr>
          <w:p w:rsidR="00E71222" w:rsidRPr="00C93E96" w:rsidRDefault="00E71222" w:rsidP="00CC48BB">
            <w:pPr>
              <w:jc w:val="both"/>
              <w:rPr>
                <w:i/>
                <w:iCs/>
                <w:sz w:val="16"/>
                <w:szCs w:val="16"/>
              </w:rPr>
            </w:pPr>
            <w:r w:rsidRPr="00C93E96">
              <w:rPr>
                <w:i/>
                <w:iCs/>
                <w:sz w:val="16"/>
                <w:szCs w:val="16"/>
              </w:rPr>
              <w:t>B:</w:t>
            </w:r>
          </w:p>
        </w:tc>
        <w:tc>
          <w:tcPr>
            <w:tcW w:w="1135" w:type="dxa"/>
            <w:tcBorders>
              <w:top w:val="nil"/>
              <w:bottom w:val="nil"/>
            </w:tcBorders>
          </w:tcPr>
          <w:p w:rsidR="00E71222" w:rsidRPr="00957B91" w:rsidRDefault="00E71222" w:rsidP="00CC48BB">
            <w:pPr>
              <w:jc w:val="both"/>
              <w:rPr>
                <w:i/>
                <w:iCs/>
                <w:sz w:val="16"/>
                <w:szCs w:val="16"/>
              </w:rPr>
            </w:pPr>
            <w:r w:rsidRPr="00957B91">
              <w:rPr>
                <w:i/>
                <w:iCs/>
                <w:sz w:val="16"/>
                <w:szCs w:val="16"/>
              </w:rPr>
              <w:t>2-28</w:t>
            </w:r>
          </w:p>
        </w:tc>
        <w:tc>
          <w:tcPr>
            <w:tcW w:w="567" w:type="dxa"/>
            <w:tcBorders>
              <w:top w:val="nil"/>
              <w:bottom w:val="nil"/>
            </w:tcBorders>
          </w:tcPr>
          <w:p w:rsidR="00E71222" w:rsidRPr="00957B91" w:rsidRDefault="00E71222" w:rsidP="00CC48BB">
            <w:pPr>
              <w:jc w:val="both"/>
              <w:rPr>
                <w:i/>
                <w:iCs/>
                <w:sz w:val="16"/>
                <w:szCs w:val="16"/>
              </w:rPr>
            </w:pPr>
            <w:r w:rsidRPr="00957B91">
              <w:rPr>
                <w:i/>
                <w:iCs/>
                <w:sz w:val="16"/>
                <w:szCs w:val="16"/>
              </w:rPr>
              <w:t>OLS</w:t>
            </w:r>
          </w:p>
        </w:tc>
        <w:tc>
          <w:tcPr>
            <w:tcW w:w="653" w:type="dxa"/>
            <w:tcBorders>
              <w:top w:val="nil"/>
              <w:bottom w:val="nil"/>
            </w:tcBorders>
          </w:tcPr>
          <w:p w:rsidR="00E71222" w:rsidRPr="00957B91" w:rsidRDefault="00E71222" w:rsidP="00CC48BB">
            <w:pPr>
              <w:jc w:val="both"/>
              <w:rPr>
                <w:i/>
                <w:iCs/>
                <w:sz w:val="16"/>
                <w:szCs w:val="16"/>
              </w:rPr>
            </w:pPr>
            <w:r w:rsidRPr="00957B91">
              <w:rPr>
                <w:i/>
                <w:iCs/>
                <w:sz w:val="16"/>
                <w:szCs w:val="16"/>
              </w:rPr>
              <w:t>L</w:t>
            </w:r>
          </w:p>
        </w:tc>
        <w:tc>
          <w:tcPr>
            <w:tcW w:w="1474" w:type="dxa"/>
            <w:tcBorders>
              <w:top w:val="nil"/>
              <w:bottom w:val="nil"/>
            </w:tcBorders>
          </w:tcPr>
          <w:p w:rsidR="00E71222" w:rsidRPr="00957B91" w:rsidRDefault="00E71222" w:rsidP="00CC48BB">
            <w:pPr>
              <w:jc w:val="both"/>
              <w:rPr>
                <w:i/>
                <w:iCs/>
                <w:sz w:val="16"/>
                <w:szCs w:val="16"/>
              </w:rPr>
            </w:pPr>
            <w:r w:rsidRPr="00957B91">
              <w:rPr>
                <w:i/>
                <w:iCs/>
                <w:sz w:val="16"/>
                <w:szCs w:val="16"/>
              </w:rPr>
              <w:t>A= -0.041 ± 0.004</w:t>
            </w:r>
          </w:p>
        </w:tc>
        <w:tc>
          <w:tcPr>
            <w:tcW w:w="1421" w:type="dxa"/>
            <w:tcBorders>
              <w:top w:val="nil"/>
              <w:bottom w:val="nil"/>
            </w:tcBorders>
          </w:tcPr>
          <w:p w:rsidR="00E71222" w:rsidRPr="00AD7F18" w:rsidRDefault="00E71222" w:rsidP="00CC48BB">
            <w:pPr>
              <w:jc w:val="both"/>
              <w:rPr>
                <w:i/>
                <w:iCs/>
                <w:sz w:val="16"/>
                <w:szCs w:val="16"/>
              </w:rPr>
            </w:pPr>
            <w:r w:rsidRPr="00AD7F18">
              <w:rPr>
                <w:i/>
                <w:iCs/>
                <w:sz w:val="16"/>
                <w:szCs w:val="16"/>
              </w:rPr>
              <w:t>B = 0.010 ± 0.001</w:t>
            </w:r>
          </w:p>
        </w:tc>
        <w:tc>
          <w:tcPr>
            <w:tcW w:w="567" w:type="dxa"/>
            <w:tcBorders>
              <w:top w:val="nil"/>
              <w:bottom w:val="nil"/>
            </w:tcBorders>
          </w:tcPr>
          <w:p w:rsidR="00E71222" w:rsidRPr="00AD7F18" w:rsidRDefault="00E71222" w:rsidP="00CC48BB">
            <w:pPr>
              <w:jc w:val="both"/>
              <w:rPr>
                <w:i/>
                <w:iCs/>
                <w:sz w:val="16"/>
                <w:szCs w:val="16"/>
              </w:rPr>
            </w:pPr>
            <w:r w:rsidRPr="00AD7F18">
              <w:rPr>
                <w:i/>
                <w:iCs/>
                <w:sz w:val="16"/>
                <w:szCs w:val="16"/>
              </w:rPr>
              <w:t>0.02</w:t>
            </w:r>
          </w:p>
        </w:tc>
        <w:tc>
          <w:tcPr>
            <w:tcW w:w="709" w:type="dxa"/>
            <w:tcBorders>
              <w:top w:val="nil"/>
              <w:bottom w:val="nil"/>
            </w:tcBorders>
          </w:tcPr>
          <w:p w:rsidR="00E71222" w:rsidRPr="00AD7F18" w:rsidRDefault="00E71222" w:rsidP="00CC48BB">
            <w:pPr>
              <w:jc w:val="both"/>
              <w:rPr>
                <w:i/>
                <w:iCs/>
                <w:sz w:val="16"/>
                <w:szCs w:val="16"/>
              </w:rPr>
            </w:pPr>
            <w:r w:rsidRPr="00AD7F18">
              <w:rPr>
                <w:i/>
                <w:iCs/>
                <w:sz w:val="16"/>
                <w:szCs w:val="16"/>
              </w:rPr>
              <w:t>0.838</w:t>
            </w:r>
          </w:p>
        </w:tc>
      </w:tr>
      <w:tr w:rsidR="00E71222" w:rsidRPr="00D01638">
        <w:tc>
          <w:tcPr>
            <w:tcW w:w="1985" w:type="dxa"/>
            <w:gridSpan w:val="2"/>
            <w:tcBorders>
              <w:top w:val="nil"/>
              <w:bottom w:val="nil"/>
            </w:tcBorders>
          </w:tcPr>
          <w:p w:rsidR="00E71222" w:rsidRPr="00D01638" w:rsidRDefault="00E71222" w:rsidP="008C35D6">
            <w:pPr>
              <w:jc w:val="both"/>
              <w:rPr>
                <w:sz w:val="16"/>
                <w:szCs w:val="16"/>
              </w:rPr>
            </w:pPr>
            <w:r w:rsidRPr="00D01638">
              <w:rPr>
                <w:sz w:val="16"/>
                <w:szCs w:val="16"/>
              </w:rPr>
              <w:t xml:space="preserve">Wardhaugh </w:t>
            </w:r>
            <w:r w:rsidRPr="00D01638">
              <w:rPr>
                <w:sz w:val="16"/>
                <w:szCs w:val="16"/>
              </w:rPr>
              <w:fldChar w:fldCharType="begin"/>
            </w:r>
            <w:r w:rsidRPr="00D01638">
              <w:rPr>
                <w:sz w:val="16"/>
                <w:szCs w:val="16"/>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Pr="00D01638">
              <w:rPr>
                <w:sz w:val="16"/>
                <w:szCs w:val="16"/>
              </w:rPr>
              <w:fldChar w:fldCharType="end"/>
            </w:r>
            <w:r w:rsidRPr="00D01638">
              <w:rPr>
                <w:sz w:val="16"/>
                <w:szCs w:val="16"/>
              </w:rPr>
              <w:t>(2013)</w:t>
            </w:r>
          </w:p>
        </w:tc>
        <w:tc>
          <w:tcPr>
            <w:tcW w:w="851" w:type="dxa"/>
            <w:gridSpan w:val="2"/>
            <w:tcBorders>
              <w:top w:val="nil"/>
              <w:bottom w:val="nil"/>
            </w:tcBorders>
          </w:tcPr>
          <w:p w:rsidR="00E71222" w:rsidRPr="004A1F67" w:rsidRDefault="00E71222" w:rsidP="00CC48BB">
            <w:pPr>
              <w:jc w:val="both"/>
              <w:rPr>
                <w:sz w:val="16"/>
                <w:szCs w:val="16"/>
              </w:rPr>
            </w:pPr>
          </w:p>
        </w:tc>
        <w:tc>
          <w:tcPr>
            <w:tcW w:w="1519" w:type="dxa"/>
            <w:gridSpan w:val="2"/>
            <w:tcBorders>
              <w:top w:val="nil"/>
              <w:bottom w:val="nil"/>
            </w:tcBorders>
          </w:tcPr>
          <w:p w:rsidR="00E71222" w:rsidRPr="004A1F67" w:rsidRDefault="00E71222" w:rsidP="00CC48BB">
            <w:pPr>
              <w:jc w:val="both"/>
              <w:rPr>
                <w:sz w:val="16"/>
                <w:szCs w:val="16"/>
              </w:rPr>
            </w:pPr>
          </w:p>
        </w:tc>
        <w:tc>
          <w:tcPr>
            <w:tcW w:w="1110" w:type="dxa"/>
            <w:gridSpan w:val="2"/>
            <w:tcBorders>
              <w:top w:val="nil"/>
              <w:bottom w:val="nil"/>
            </w:tcBorders>
          </w:tcPr>
          <w:p w:rsidR="00E71222" w:rsidRPr="00B77527" w:rsidRDefault="00E71222" w:rsidP="00CC48BB">
            <w:pPr>
              <w:jc w:val="both"/>
              <w:rPr>
                <w:sz w:val="16"/>
                <w:szCs w:val="16"/>
              </w:rPr>
            </w:pPr>
            <w:r w:rsidRPr="00B77527">
              <w:rPr>
                <w:sz w:val="16"/>
                <w:szCs w:val="16"/>
              </w:rPr>
              <w:t>(#:16)</w:t>
            </w:r>
          </w:p>
        </w:tc>
        <w:tc>
          <w:tcPr>
            <w:tcW w:w="1574" w:type="dxa"/>
            <w:gridSpan w:val="3"/>
            <w:tcBorders>
              <w:top w:val="nil"/>
              <w:bottom w:val="nil"/>
            </w:tcBorders>
          </w:tcPr>
          <w:p w:rsidR="00E71222" w:rsidRPr="00D121F7" w:rsidRDefault="00E71222" w:rsidP="00CC48BB">
            <w:pPr>
              <w:jc w:val="both"/>
              <w:rPr>
                <w:sz w:val="16"/>
                <w:szCs w:val="16"/>
              </w:rPr>
            </w:pPr>
            <w:r w:rsidRPr="00D121F7">
              <w:rPr>
                <w:sz w:val="16"/>
                <w:szCs w:val="16"/>
              </w:rPr>
              <w:t>QLD, AUS</w:t>
            </w:r>
          </w:p>
        </w:tc>
        <w:tc>
          <w:tcPr>
            <w:tcW w:w="899" w:type="dxa"/>
            <w:tcBorders>
              <w:top w:val="nil"/>
              <w:bottom w:val="nil"/>
            </w:tcBorders>
          </w:tcPr>
          <w:p w:rsidR="00E71222" w:rsidRPr="00D121F7" w:rsidRDefault="00E71222" w:rsidP="00CC48BB">
            <w:pPr>
              <w:jc w:val="both"/>
              <w:rPr>
                <w:sz w:val="16"/>
                <w:szCs w:val="16"/>
              </w:rPr>
            </w:pPr>
            <w:r w:rsidRPr="00D121F7">
              <w:rPr>
                <w:sz w:val="16"/>
                <w:szCs w:val="16"/>
              </w:rPr>
              <w:t>BL</w:t>
            </w:r>
          </w:p>
        </w:tc>
        <w:tc>
          <w:tcPr>
            <w:tcW w:w="1135" w:type="dxa"/>
            <w:tcBorders>
              <w:top w:val="nil"/>
              <w:bottom w:val="nil"/>
            </w:tcBorders>
          </w:tcPr>
          <w:p w:rsidR="00E71222" w:rsidRPr="00C93E96" w:rsidRDefault="00E71222" w:rsidP="00CC48BB">
            <w:pPr>
              <w:jc w:val="both"/>
              <w:rPr>
                <w:sz w:val="16"/>
                <w:szCs w:val="16"/>
              </w:rPr>
            </w:pPr>
          </w:p>
        </w:tc>
        <w:tc>
          <w:tcPr>
            <w:tcW w:w="567" w:type="dxa"/>
            <w:tcBorders>
              <w:top w:val="nil"/>
              <w:bottom w:val="nil"/>
            </w:tcBorders>
          </w:tcPr>
          <w:p w:rsidR="00E71222" w:rsidRPr="00957B91" w:rsidRDefault="00E71222" w:rsidP="00CC48BB">
            <w:pPr>
              <w:jc w:val="both"/>
              <w:rPr>
                <w:sz w:val="16"/>
                <w:szCs w:val="16"/>
              </w:rPr>
            </w:pPr>
            <w:r w:rsidRPr="00957B91">
              <w:rPr>
                <w:sz w:val="16"/>
                <w:szCs w:val="16"/>
              </w:rPr>
              <w:t>MA</w:t>
            </w:r>
          </w:p>
        </w:tc>
        <w:tc>
          <w:tcPr>
            <w:tcW w:w="653" w:type="dxa"/>
            <w:tcBorders>
              <w:top w:val="nil"/>
              <w:bottom w:val="nil"/>
            </w:tcBorders>
          </w:tcPr>
          <w:p w:rsidR="00E71222" w:rsidRPr="00957B91" w:rsidRDefault="00E71222" w:rsidP="00CC48BB">
            <w:pPr>
              <w:jc w:val="both"/>
              <w:rPr>
                <w:sz w:val="16"/>
                <w:szCs w:val="16"/>
              </w:rPr>
            </w:pPr>
            <w:r w:rsidRPr="00957B91">
              <w:rPr>
                <w:sz w:val="16"/>
                <w:szCs w:val="16"/>
              </w:rPr>
              <w:t>PF</w:t>
            </w:r>
          </w:p>
        </w:tc>
        <w:tc>
          <w:tcPr>
            <w:tcW w:w="1474" w:type="dxa"/>
            <w:tcBorders>
              <w:top w:val="nil"/>
              <w:bottom w:val="nil"/>
            </w:tcBorders>
          </w:tcPr>
          <w:p w:rsidR="00E71222" w:rsidRPr="00957B91" w:rsidRDefault="00E71222" w:rsidP="00CC48BB">
            <w:pPr>
              <w:jc w:val="both"/>
              <w:rPr>
                <w:sz w:val="16"/>
                <w:szCs w:val="16"/>
              </w:rPr>
            </w:pPr>
            <w:r w:rsidRPr="00957B91">
              <w:rPr>
                <w:sz w:val="16"/>
                <w:szCs w:val="16"/>
              </w:rPr>
              <w:t>-3.29 ± 0.45</w:t>
            </w:r>
          </w:p>
        </w:tc>
        <w:tc>
          <w:tcPr>
            <w:tcW w:w="1421" w:type="dxa"/>
            <w:tcBorders>
              <w:top w:val="nil"/>
              <w:bottom w:val="nil"/>
            </w:tcBorders>
          </w:tcPr>
          <w:p w:rsidR="00E71222" w:rsidRPr="00957B91" w:rsidRDefault="00E71222" w:rsidP="00CC48BB">
            <w:pPr>
              <w:jc w:val="both"/>
              <w:rPr>
                <w:sz w:val="16"/>
                <w:szCs w:val="16"/>
              </w:rPr>
            </w:pPr>
            <w:r w:rsidRPr="00957B91">
              <w:rPr>
                <w:sz w:val="16"/>
                <w:szCs w:val="16"/>
              </w:rPr>
              <w:t>2.65 ± 0.36</w:t>
            </w:r>
          </w:p>
        </w:tc>
        <w:tc>
          <w:tcPr>
            <w:tcW w:w="567" w:type="dxa"/>
            <w:tcBorders>
              <w:top w:val="nil"/>
              <w:bottom w:val="nil"/>
            </w:tcBorders>
          </w:tcPr>
          <w:p w:rsidR="00E71222" w:rsidRPr="00AD7F18" w:rsidRDefault="00E71222" w:rsidP="00CC48BB">
            <w:pPr>
              <w:jc w:val="both"/>
              <w:rPr>
                <w:sz w:val="16"/>
                <w:szCs w:val="16"/>
              </w:rPr>
            </w:pPr>
            <w:r w:rsidRPr="00AD7F18">
              <w:rPr>
                <w:sz w:val="16"/>
                <w:szCs w:val="16"/>
              </w:rPr>
              <w:t>NA</w:t>
            </w:r>
          </w:p>
        </w:tc>
        <w:tc>
          <w:tcPr>
            <w:tcW w:w="709" w:type="dxa"/>
            <w:tcBorders>
              <w:top w:val="nil"/>
              <w:bottom w:val="nil"/>
            </w:tcBorders>
          </w:tcPr>
          <w:p w:rsidR="00E71222" w:rsidRPr="00AD7F18" w:rsidRDefault="00E71222" w:rsidP="00CC48BB">
            <w:pPr>
              <w:jc w:val="both"/>
              <w:rPr>
                <w:sz w:val="16"/>
                <w:szCs w:val="16"/>
              </w:rPr>
            </w:pPr>
            <w:r w:rsidRPr="00AD7F18">
              <w:rPr>
                <w:sz w:val="16"/>
                <w:szCs w:val="16"/>
              </w:rPr>
              <w:t>0.72</w:t>
            </w:r>
          </w:p>
        </w:tc>
      </w:tr>
      <w:tr w:rsidR="00E71222" w:rsidRPr="00D01638">
        <w:tc>
          <w:tcPr>
            <w:tcW w:w="1985" w:type="dxa"/>
            <w:gridSpan w:val="2"/>
            <w:tcBorders>
              <w:top w:val="nil"/>
            </w:tcBorders>
          </w:tcPr>
          <w:p w:rsidR="00E71222" w:rsidRPr="00D01638" w:rsidRDefault="00E71222" w:rsidP="00CC48BB">
            <w:pPr>
              <w:jc w:val="both"/>
              <w:rPr>
                <w:sz w:val="16"/>
                <w:szCs w:val="16"/>
              </w:rPr>
            </w:pPr>
            <w:r w:rsidRPr="00D01638">
              <w:rPr>
                <w:sz w:val="16"/>
                <w:szCs w:val="16"/>
              </w:rPr>
              <w:t>Wardhaugh (2013)</w:t>
            </w:r>
          </w:p>
        </w:tc>
        <w:tc>
          <w:tcPr>
            <w:tcW w:w="851" w:type="dxa"/>
            <w:gridSpan w:val="2"/>
            <w:tcBorders>
              <w:top w:val="nil"/>
            </w:tcBorders>
          </w:tcPr>
          <w:p w:rsidR="00E71222" w:rsidRPr="00D01638" w:rsidRDefault="00E71222" w:rsidP="00CC48BB">
            <w:pPr>
              <w:jc w:val="both"/>
              <w:rPr>
                <w:sz w:val="16"/>
                <w:szCs w:val="16"/>
              </w:rPr>
            </w:pPr>
          </w:p>
        </w:tc>
        <w:tc>
          <w:tcPr>
            <w:tcW w:w="1519" w:type="dxa"/>
            <w:gridSpan w:val="2"/>
            <w:tcBorders>
              <w:top w:val="nil"/>
            </w:tcBorders>
          </w:tcPr>
          <w:p w:rsidR="00E71222" w:rsidRPr="00D01638" w:rsidRDefault="00E71222" w:rsidP="00CC48BB">
            <w:pPr>
              <w:jc w:val="both"/>
              <w:rPr>
                <w:sz w:val="16"/>
                <w:szCs w:val="16"/>
              </w:rPr>
            </w:pPr>
          </w:p>
        </w:tc>
        <w:tc>
          <w:tcPr>
            <w:tcW w:w="1110" w:type="dxa"/>
            <w:gridSpan w:val="2"/>
            <w:tcBorders>
              <w:top w:val="nil"/>
            </w:tcBorders>
          </w:tcPr>
          <w:p w:rsidR="00E71222" w:rsidRPr="00D01638" w:rsidRDefault="00E71222" w:rsidP="00CC48BB">
            <w:pPr>
              <w:jc w:val="both"/>
              <w:rPr>
                <w:sz w:val="16"/>
                <w:szCs w:val="16"/>
              </w:rPr>
            </w:pPr>
            <w:r w:rsidRPr="00D01638">
              <w:rPr>
                <w:sz w:val="16"/>
                <w:szCs w:val="16"/>
              </w:rPr>
              <w:t>(#:16)</w:t>
            </w:r>
          </w:p>
        </w:tc>
        <w:tc>
          <w:tcPr>
            <w:tcW w:w="1574" w:type="dxa"/>
            <w:gridSpan w:val="3"/>
            <w:tcBorders>
              <w:top w:val="nil"/>
            </w:tcBorders>
          </w:tcPr>
          <w:p w:rsidR="00E71222" w:rsidRPr="00D01638" w:rsidRDefault="00E71222" w:rsidP="00CC48BB">
            <w:pPr>
              <w:jc w:val="both"/>
              <w:rPr>
                <w:sz w:val="16"/>
                <w:szCs w:val="16"/>
              </w:rPr>
            </w:pPr>
            <w:r w:rsidRPr="00D01638">
              <w:rPr>
                <w:sz w:val="16"/>
                <w:szCs w:val="16"/>
              </w:rPr>
              <w:t>QLD, AUS</w:t>
            </w:r>
          </w:p>
        </w:tc>
        <w:tc>
          <w:tcPr>
            <w:tcW w:w="899" w:type="dxa"/>
            <w:tcBorders>
              <w:top w:val="nil"/>
            </w:tcBorders>
          </w:tcPr>
          <w:p w:rsidR="00E71222" w:rsidRPr="00D01638" w:rsidRDefault="00E71222" w:rsidP="00CC48BB">
            <w:pPr>
              <w:jc w:val="both"/>
              <w:rPr>
                <w:sz w:val="16"/>
                <w:szCs w:val="16"/>
              </w:rPr>
            </w:pPr>
            <w:r w:rsidRPr="00D01638">
              <w:rPr>
                <w:sz w:val="16"/>
                <w:szCs w:val="16"/>
              </w:rPr>
              <w:t>BL * BW</w:t>
            </w:r>
          </w:p>
        </w:tc>
        <w:tc>
          <w:tcPr>
            <w:tcW w:w="1135" w:type="dxa"/>
            <w:tcBorders>
              <w:top w:val="nil"/>
            </w:tcBorders>
          </w:tcPr>
          <w:p w:rsidR="00E71222" w:rsidRPr="00D01638" w:rsidRDefault="00E71222" w:rsidP="00CC48BB">
            <w:pPr>
              <w:jc w:val="both"/>
              <w:rPr>
                <w:sz w:val="16"/>
                <w:szCs w:val="16"/>
              </w:rPr>
            </w:pPr>
          </w:p>
        </w:tc>
        <w:tc>
          <w:tcPr>
            <w:tcW w:w="567" w:type="dxa"/>
            <w:tcBorders>
              <w:top w:val="nil"/>
            </w:tcBorders>
          </w:tcPr>
          <w:p w:rsidR="00E71222" w:rsidRPr="00D01638" w:rsidRDefault="00E71222" w:rsidP="00CC48BB">
            <w:pPr>
              <w:jc w:val="both"/>
              <w:rPr>
                <w:sz w:val="16"/>
                <w:szCs w:val="16"/>
              </w:rPr>
            </w:pPr>
            <w:r w:rsidRPr="00D01638">
              <w:rPr>
                <w:sz w:val="16"/>
                <w:szCs w:val="16"/>
              </w:rPr>
              <w:t>MA</w:t>
            </w:r>
          </w:p>
        </w:tc>
        <w:tc>
          <w:tcPr>
            <w:tcW w:w="653" w:type="dxa"/>
            <w:tcBorders>
              <w:top w:val="nil"/>
            </w:tcBorders>
          </w:tcPr>
          <w:p w:rsidR="00E71222" w:rsidRPr="00D01638" w:rsidRDefault="00E71222" w:rsidP="00CC48BB">
            <w:pPr>
              <w:jc w:val="both"/>
              <w:rPr>
                <w:sz w:val="16"/>
                <w:szCs w:val="16"/>
              </w:rPr>
            </w:pPr>
            <w:r w:rsidRPr="00D01638">
              <w:rPr>
                <w:sz w:val="16"/>
                <w:szCs w:val="16"/>
              </w:rPr>
              <w:t>PF</w:t>
            </w:r>
          </w:p>
        </w:tc>
        <w:tc>
          <w:tcPr>
            <w:tcW w:w="1474" w:type="dxa"/>
            <w:tcBorders>
              <w:top w:val="nil"/>
            </w:tcBorders>
          </w:tcPr>
          <w:p w:rsidR="00E71222" w:rsidRPr="00D01638" w:rsidRDefault="00E71222" w:rsidP="00CC48BB">
            <w:pPr>
              <w:jc w:val="both"/>
              <w:rPr>
                <w:sz w:val="16"/>
                <w:szCs w:val="16"/>
              </w:rPr>
            </w:pPr>
            <w:r w:rsidRPr="00D01638">
              <w:rPr>
                <w:sz w:val="16"/>
                <w:szCs w:val="16"/>
              </w:rPr>
              <w:t>-1.91 ± 0.19</w:t>
            </w:r>
          </w:p>
        </w:tc>
        <w:tc>
          <w:tcPr>
            <w:tcW w:w="1421" w:type="dxa"/>
            <w:tcBorders>
              <w:top w:val="nil"/>
            </w:tcBorders>
          </w:tcPr>
          <w:p w:rsidR="00E71222" w:rsidRPr="00D01638" w:rsidRDefault="00E71222" w:rsidP="00CC48BB">
            <w:pPr>
              <w:jc w:val="both"/>
              <w:rPr>
                <w:sz w:val="16"/>
                <w:szCs w:val="16"/>
              </w:rPr>
            </w:pPr>
            <w:r w:rsidRPr="00D01638">
              <w:rPr>
                <w:sz w:val="16"/>
                <w:szCs w:val="16"/>
              </w:rPr>
              <w:t>1.22 ± 0.11</w:t>
            </w:r>
          </w:p>
        </w:tc>
        <w:tc>
          <w:tcPr>
            <w:tcW w:w="567" w:type="dxa"/>
            <w:tcBorders>
              <w:top w:val="nil"/>
            </w:tcBorders>
          </w:tcPr>
          <w:p w:rsidR="00E71222" w:rsidRPr="00D01638" w:rsidRDefault="00E71222" w:rsidP="00CC48BB">
            <w:pPr>
              <w:jc w:val="both"/>
              <w:rPr>
                <w:sz w:val="16"/>
                <w:szCs w:val="16"/>
              </w:rPr>
            </w:pPr>
            <w:r w:rsidRPr="00D01638">
              <w:rPr>
                <w:sz w:val="16"/>
                <w:szCs w:val="16"/>
              </w:rPr>
              <w:t>NA</w:t>
            </w:r>
          </w:p>
        </w:tc>
        <w:tc>
          <w:tcPr>
            <w:tcW w:w="709" w:type="dxa"/>
            <w:tcBorders>
              <w:top w:val="nil"/>
            </w:tcBorders>
          </w:tcPr>
          <w:p w:rsidR="00E71222" w:rsidRPr="00D01638" w:rsidRDefault="00E71222" w:rsidP="00CC48BB">
            <w:pPr>
              <w:jc w:val="both"/>
              <w:rPr>
                <w:sz w:val="16"/>
                <w:szCs w:val="16"/>
              </w:rPr>
            </w:pPr>
            <w:r w:rsidRPr="00D01638">
              <w:rPr>
                <w:sz w:val="16"/>
                <w:szCs w:val="16"/>
              </w:rPr>
              <w:t>0.87</w:t>
            </w:r>
          </w:p>
        </w:tc>
      </w:tr>
    </w:tbl>
    <w:p w:rsidR="00E71222" w:rsidRPr="00D01638" w:rsidRDefault="00E71222" w:rsidP="00CC48BB">
      <w:pPr>
        <w:jc w:val="both"/>
      </w:pPr>
      <w:r w:rsidRPr="00D01638">
        <w:rPr>
          <w:sz w:val="16"/>
          <w:szCs w:val="16"/>
        </w:rPr>
        <w:t>BIB =Bibionidae, SCI = Sciaridae, TIP = Tipulidae, ASI= Asilidae, DOL = Dolichopodidae, EMP = Empidae, RHA = Rhagionidae, STR = Stratiomyidae, THE = Therevidae, CAL = Calliphoridae, LAU = Lauxaniidae, MUS = Muscidae, OTI = Otitidae, SYR = Syrphidae, TAC = Tachinidae.NEM = Nematocera, BRA= Brachycera, CYC = Cyclorrapha</w:t>
      </w:r>
      <w:r w:rsidRPr="00D01638">
        <w:br w:type="page"/>
      </w:r>
    </w:p>
    <w:p w:rsidR="00E71222" w:rsidRPr="00D01638" w:rsidRDefault="00E71222" w:rsidP="00CC48BB">
      <w:pPr>
        <w:pStyle w:val="ListParagraph"/>
        <w:numPr>
          <w:ilvl w:val="0"/>
          <w:numId w:val="9"/>
        </w:numPr>
        <w:spacing w:after="160"/>
        <w:jc w:val="both"/>
        <w:rPr>
          <w:rFonts w:ascii="Times New Roman" w:hAnsi="Times New Roman" w:cs="Times New Roman"/>
          <w:b/>
          <w:bCs/>
        </w:rPr>
      </w:pPr>
      <w:r w:rsidRPr="00D01638">
        <w:rPr>
          <w:rFonts w:ascii="Times New Roman" w:hAnsi="Times New Roman" w:cs="Times New Roman"/>
          <w:b/>
          <w:bCs/>
        </w:rPr>
        <w:t xml:space="preserve">Hymenoptera. </w:t>
      </w:r>
    </w:p>
    <w:tbl>
      <w:tblPr>
        <w:tblW w:w="14464" w:type="dxa"/>
        <w:tblInd w:w="2" w:type="dxa"/>
        <w:tblBorders>
          <w:bottom w:val="single" w:sz="4" w:space="0" w:color="auto"/>
          <w:insideH w:val="single" w:sz="4" w:space="0" w:color="auto"/>
        </w:tblBorders>
        <w:tblLayout w:type="fixed"/>
        <w:tblLook w:val="00A0"/>
      </w:tblPr>
      <w:tblGrid>
        <w:gridCol w:w="1142"/>
        <w:gridCol w:w="842"/>
        <w:gridCol w:w="302"/>
        <w:gridCol w:w="549"/>
        <w:gridCol w:w="595"/>
        <w:gridCol w:w="924"/>
        <w:gridCol w:w="40"/>
        <w:gridCol w:w="992"/>
        <w:gridCol w:w="78"/>
        <w:gridCol w:w="1397"/>
        <w:gridCol w:w="177"/>
        <w:gridCol w:w="935"/>
        <w:gridCol w:w="31"/>
        <w:gridCol w:w="1068"/>
        <w:gridCol w:w="567"/>
        <w:gridCol w:w="654"/>
        <w:gridCol w:w="1474"/>
        <w:gridCol w:w="1421"/>
        <w:gridCol w:w="567"/>
        <w:gridCol w:w="709"/>
      </w:tblGrid>
      <w:tr w:rsidR="00E71222" w:rsidRPr="00D01638">
        <w:tc>
          <w:tcPr>
            <w:tcW w:w="1984" w:type="dxa"/>
            <w:gridSpan w:val="2"/>
          </w:tcPr>
          <w:p w:rsidR="00E71222" w:rsidRPr="00D01638" w:rsidRDefault="00E71222" w:rsidP="00CC48BB">
            <w:pPr>
              <w:jc w:val="both"/>
              <w:rPr>
                <w:sz w:val="16"/>
                <w:szCs w:val="16"/>
              </w:rPr>
            </w:pPr>
            <w:r w:rsidRPr="00D01638">
              <w:rPr>
                <w:b/>
                <w:bCs/>
                <w:sz w:val="16"/>
                <w:szCs w:val="16"/>
              </w:rPr>
              <w:t>Source</w:t>
            </w:r>
          </w:p>
        </w:tc>
        <w:tc>
          <w:tcPr>
            <w:tcW w:w="851" w:type="dxa"/>
            <w:gridSpan w:val="2"/>
          </w:tcPr>
          <w:p w:rsidR="00E71222" w:rsidRPr="00D01638" w:rsidRDefault="00E71222" w:rsidP="00CC48BB">
            <w:pPr>
              <w:jc w:val="both"/>
              <w:rPr>
                <w:sz w:val="16"/>
                <w:szCs w:val="16"/>
              </w:rPr>
            </w:pPr>
            <w:r w:rsidRPr="00D01638">
              <w:rPr>
                <w:b/>
                <w:bCs/>
                <w:sz w:val="16"/>
                <w:szCs w:val="16"/>
              </w:rPr>
              <w:t>Taxa</w:t>
            </w:r>
          </w:p>
        </w:tc>
        <w:tc>
          <w:tcPr>
            <w:tcW w:w="1519" w:type="dxa"/>
            <w:gridSpan w:val="2"/>
          </w:tcPr>
          <w:p w:rsidR="00E71222" w:rsidRPr="00D01638" w:rsidRDefault="00E71222" w:rsidP="00CC48BB">
            <w:pPr>
              <w:jc w:val="both"/>
              <w:rPr>
                <w:sz w:val="16"/>
                <w:szCs w:val="16"/>
              </w:rPr>
            </w:pPr>
            <w:r w:rsidRPr="00D01638">
              <w:rPr>
                <w:b/>
                <w:bCs/>
                <w:sz w:val="16"/>
                <w:szCs w:val="16"/>
              </w:rPr>
              <w:t>Families</w:t>
            </w:r>
          </w:p>
        </w:tc>
        <w:tc>
          <w:tcPr>
            <w:tcW w:w="1110" w:type="dxa"/>
            <w:gridSpan w:val="3"/>
          </w:tcPr>
          <w:p w:rsidR="00E71222" w:rsidRPr="00D01638" w:rsidRDefault="00E71222" w:rsidP="00CC48BB">
            <w:pPr>
              <w:jc w:val="both"/>
              <w:rPr>
                <w:sz w:val="16"/>
                <w:szCs w:val="16"/>
              </w:rPr>
            </w:pPr>
            <w:r w:rsidRPr="00D01638">
              <w:rPr>
                <w:b/>
                <w:bCs/>
                <w:sz w:val="16"/>
                <w:szCs w:val="16"/>
              </w:rPr>
              <w:t xml:space="preserve">Sample size </w:t>
            </w:r>
          </w:p>
        </w:tc>
        <w:tc>
          <w:tcPr>
            <w:tcW w:w="1574" w:type="dxa"/>
            <w:gridSpan w:val="2"/>
          </w:tcPr>
          <w:p w:rsidR="00E71222" w:rsidRPr="00D01638" w:rsidRDefault="00E71222" w:rsidP="00CC48BB">
            <w:pPr>
              <w:jc w:val="both"/>
              <w:rPr>
                <w:sz w:val="16"/>
                <w:szCs w:val="16"/>
              </w:rPr>
            </w:pPr>
            <w:r w:rsidRPr="00D01638">
              <w:rPr>
                <w:b/>
                <w:bCs/>
                <w:sz w:val="16"/>
                <w:szCs w:val="16"/>
              </w:rPr>
              <w:t>Biogeographical region</w:t>
            </w:r>
          </w:p>
        </w:tc>
        <w:tc>
          <w:tcPr>
            <w:tcW w:w="935" w:type="dxa"/>
          </w:tcPr>
          <w:p w:rsidR="00E71222" w:rsidRPr="00D01638" w:rsidRDefault="00E71222" w:rsidP="00CC48BB">
            <w:pPr>
              <w:jc w:val="both"/>
              <w:rPr>
                <w:sz w:val="16"/>
                <w:szCs w:val="16"/>
              </w:rPr>
            </w:pPr>
            <w:r w:rsidRPr="00D01638">
              <w:rPr>
                <w:b/>
                <w:bCs/>
                <w:sz w:val="16"/>
                <w:szCs w:val="16"/>
              </w:rPr>
              <w:t>Measure</w:t>
            </w:r>
          </w:p>
        </w:tc>
        <w:tc>
          <w:tcPr>
            <w:tcW w:w="1099" w:type="dxa"/>
            <w:gridSpan w:val="2"/>
          </w:tcPr>
          <w:p w:rsidR="00E71222" w:rsidRPr="00D01638" w:rsidRDefault="00E71222" w:rsidP="00CC48BB">
            <w:pPr>
              <w:jc w:val="both"/>
              <w:rPr>
                <w:sz w:val="16"/>
                <w:szCs w:val="16"/>
              </w:rPr>
            </w:pPr>
            <w:r w:rsidRPr="00D01638">
              <w:rPr>
                <w:b/>
                <w:bCs/>
                <w:sz w:val="16"/>
                <w:szCs w:val="16"/>
              </w:rPr>
              <w:t xml:space="preserve">Range in body length </w:t>
            </w:r>
          </w:p>
        </w:tc>
        <w:tc>
          <w:tcPr>
            <w:tcW w:w="567" w:type="dxa"/>
          </w:tcPr>
          <w:p w:rsidR="00E71222" w:rsidRPr="00D01638" w:rsidRDefault="00E71222" w:rsidP="00CC48BB">
            <w:pPr>
              <w:jc w:val="both"/>
              <w:rPr>
                <w:sz w:val="16"/>
                <w:szCs w:val="16"/>
              </w:rPr>
            </w:pPr>
            <w:r w:rsidRPr="00D01638">
              <w:rPr>
                <w:b/>
                <w:bCs/>
                <w:sz w:val="16"/>
                <w:szCs w:val="16"/>
              </w:rPr>
              <w:t>Reg. Type</w:t>
            </w:r>
          </w:p>
        </w:tc>
        <w:tc>
          <w:tcPr>
            <w:tcW w:w="654" w:type="dxa"/>
          </w:tcPr>
          <w:p w:rsidR="00E71222" w:rsidRPr="00D01638" w:rsidRDefault="00E71222" w:rsidP="00CC48BB">
            <w:pPr>
              <w:jc w:val="both"/>
              <w:rPr>
                <w:sz w:val="16"/>
                <w:szCs w:val="16"/>
              </w:rPr>
            </w:pPr>
            <w:r w:rsidRPr="00D01638">
              <w:rPr>
                <w:b/>
                <w:bCs/>
                <w:sz w:val="16"/>
                <w:szCs w:val="16"/>
              </w:rPr>
              <w:t>Type</w:t>
            </w:r>
          </w:p>
        </w:tc>
        <w:tc>
          <w:tcPr>
            <w:tcW w:w="4171" w:type="dxa"/>
            <w:gridSpan w:val="4"/>
          </w:tcPr>
          <w:p w:rsidR="00E71222" w:rsidRPr="00D01638" w:rsidRDefault="00E71222" w:rsidP="00CC48BB">
            <w:pPr>
              <w:jc w:val="both"/>
              <w:rPr>
                <w:b/>
                <w:bCs/>
                <w:sz w:val="16"/>
                <w:szCs w:val="16"/>
              </w:rPr>
            </w:pPr>
            <w:r w:rsidRPr="00D01638">
              <w:rPr>
                <w:b/>
                <w:bCs/>
                <w:sz w:val="16"/>
                <w:szCs w:val="16"/>
              </w:rPr>
              <w:t>Equation</w:t>
            </w:r>
          </w:p>
        </w:tc>
      </w:tr>
      <w:tr w:rsidR="00E71222" w:rsidRPr="00D01638">
        <w:tc>
          <w:tcPr>
            <w:tcW w:w="1142" w:type="dxa"/>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964" w:type="dxa"/>
            <w:gridSpan w:val="2"/>
          </w:tcPr>
          <w:p w:rsidR="00E71222" w:rsidRPr="00D01638" w:rsidRDefault="00E71222" w:rsidP="00CC48BB">
            <w:pPr>
              <w:jc w:val="both"/>
              <w:rPr>
                <w:sz w:val="16"/>
                <w:szCs w:val="16"/>
              </w:rPr>
            </w:pPr>
          </w:p>
        </w:tc>
        <w:tc>
          <w:tcPr>
            <w:tcW w:w="992" w:type="dxa"/>
          </w:tcPr>
          <w:p w:rsidR="00E71222" w:rsidRPr="00D01638" w:rsidRDefault="00E71222" w:rsidP="00CC48BB">
            <w:pPr>
              <w:jc w:val="both"/>
              <w:rPr>
                <w:sz w:val="16"/>
                <w:szCs w:val="16"/>
              </w:rPr>
            </w:pPr>
            <w:r w:rsidRPr="00D01638">
              <w:rPr>
                <w:b/>
                <w:bCs/>
                <w:sz w:val="16"/>
                <w:szCs w:val="16"/>
              </w:rPr>
              <w:t>(Families: species)</w:t>
            </w:r>
          </w:p>
        </w:tc>
        <w:tc>
          <w:tcPr>
            <w:tcW w:w="1475" w:type="dxa"/>
            <w:gridSpan w:val="2"/>
          </w:tcPr>
          <w:p w:rsidR="00E71222" w:rsidRPr="00D01638" w:rsidRDefault="00E71222" w:rsidP="00CC48BB">
            <w:pPr>
              <w:jc w:val="both"/>
              <w:rPr>
                <w:sz w:val="16"/>
                <w:szCs w:val="16"/>
              </w:rPr>
            </w:pPr>
          </w:p>
        </w:tc>
        <w:tc>
          <w:tcPr>
            <w:tcW w:w="1143" w:type="dxa"/>
            <w:gridSpan w:val="3"/>
          </w:tcPr>
          <w:p w:rsidR="00E71222" w:rsidRPr="00D01638" w:rsidRDefault="00E71222" w:rsidP="00CC48BB">
            <w:pPr>
              <w:jc w:val="both"/>
              <w:rPr>
                <w:sz w:val="16"/>
                <w:szCs w:val="16"/>
              </w:rPr>
            </w:pPr>
          </w:p>
        </w:tc>
        <w:tc>
          <w:tcPr>
            <w:tcW w:w="1068" w:type="dxa"/>
          </w:tcPr>
          <w:p w:rsidR="00E71222" w:rsidRPr="00D01638" w:rsidRDefault="00E71222" w:rsidP="00CC48BB">
            <w:pPr>
              <w:jc w:val="both"/>
              <w:rPr>
                <w:sz w:val="16"/>
                <w:szCs w:val="16"/>
              </w:rPr>
            </w:pPr>
            <w:r w:rsidRPr="00D01638">
              <w:rPr>
                <w:b/>
                <w:bCs/>
                <w:sz w:val="16"/>
                <w:szCs w:val="16"/>
              </w:rPr>
              <w:t>(mm)</w:t>
            </w:r>
          </w:p>
        </w:tc>
        <w:tc>
          <w:tcPr>
            <w:tcW w:w="1221" w:type="dxa"/>
            <w:gridSpan w:val="2"/>
          </w:tcPr>
          <w:p w:rsidR="00E71222" w:rsidRPr="00D01638" w:rsidRDefault="00E71222" w:rsidP="00CC48BB">
            <w:pPr>
              <w:jc w:val="both"/>
              <w:rPr>
                <w:sz w:val="16"/>
                <w:szCs w:val="16"/>
              </w:rPr>
            </w:pPr>
          </w:p>
        </w:tc>
        <w:tc>
          <w:tcPr>
            <w:tcW w:w="1474"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0 </w:t>
            </w:r>
            <w:r w:rsidRPr="00D01638">
              <w:rPr>
                <w:b/>
                <w:bCs/>
                <w:sz w:val="16"/>
                <w:szCs w:val="16"/>
              </w:rPr>
              <w:t>± S.E.</w:t>
            </w:r>
          </w:p>
        </w:tc>
        <w:tc>
          <w:tcPr>
            <w:tcW w:w="1421"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1 </w:t>
            </w:r>
            <w:r w:rsidRPr="00D01638">
              <w:rPr>
                <w:b/>
                <w:bCs/>
                <w:sz w:val="16"/>
                <w:szCs w:val="16"/>
              </w:rPr>
              <w:t>± S.E.</w:t>
            </w:r>
          </w:p>
        </w:tc>
        <w:tc>
          <w:tcPr>
            <w:tcW w:w="567" w:type="dxa"/>
          </w:tcPr>
          <w:p w:rsidR="00E71222" w:rsidRPr="00D01638" w:rsidRDefault="00E71222" w:rsidP="00CC48BB">
            <w:pPr>
              <w:jc w:val="both"/>
              <w:rPr>
                <w:sz w:val="16"/>
                <w:szCs w:val="16"/>
              </w:rPr>
            </w:pPr>
            <w:r w:rsidRPr="00D01638">
              <w:rPr>
                <w:b/>
                <w:bCs/>
                <w:sz w:val="16"/>
                <w:szCs w:val="16"/>
              </w:rPr>
              <w:t>Resi. SE</w:t>
            </w:r>
          </w:p>
        </w:tc>
        <w:tc>
          <w:tcPr>
            <w:tcW w:w="709" w:type="dxa"/>
          </w:tcPr>
          <w:p w:rsidR="00E71222" w:rsidRPr="00D01638" w:rsidRDefault="00E71222" w:rsidP="00CC48BB">
            <w:pPr>
              <w:jc w:val="both"/>
              <w:rPr>
                <w:b/>
                <w:bCs/>
                <w:sz w:val="16"/>
                <w:szCs w:val="16"/>
              </w:rPr>
            </w:pPr>
            <w:r w:rsidRPr="00D01638">
              <w:rPr>
                <w:b/>
                <w:bCs/>
                <w:i/>
                <w:iCs/>
                <w:sz w:val="16"/>
                <w:szCs w:val="16"/>
              </w:rPr>
              <w:t>R</w:t>
            </w:r>
            <w:r w:rsidRPr="00D01638">
              <w:rPr>
                <w:b/>
                <w:bCs/>
                <w:i/>
                <w:iCs/>
                <w:sz w:val="16"/>
                <w:szCs w:val="16"/>
                <w:vertAlign w:val="superscript"/>
              </w:rPr>
              <w:t>2</w:t>
            </w:r>
          </w:p>
        </w:tc>
      </w:tr>
      <w:tr w:rsidR="00E71222" w:rsidRPr="00D01638">
        <w:tc>
          <w:tcPr>
            <w:tcW w:w="1984" w:type="dxa"/>
            <w:gridSpan w:val="2"/>
            <w:tcBorders>
              <w:bottom w:val="nil"/>
            </w:tcBorders>
          </w:tcPr>
          <w:p w:rsidR="00E71222" w:rsidRPr="00D01638" w:rsidRDefault="00E71222" w:rsidP="00CC48BB">
            <w:pPr>
              <w:jc w:val="both"/>
              <w:rPr>
                <w:sz w:val="14"/>
                <w:szCs w:val="14"/>
              </w:rPr>
            </w:pPr>
            <w:r w:rsidRPr="00D01638">
              <w:rPr>
                <w:sz w:val="14"/>
                <w:szCs w:val="14"/>
              </w:rPr>
              <w:t>Rogers et al. (1977)</w:t>
            </w:r>
          </w:p>
        </w:tc>
        <w:tc>
          <w:tcPr>
            <w:tcW w:w="851" w:type="dxa"/>
            <w:gridSpan w:val="2"/>
            <w:tcBorders>
              <w:bottom w:val="nil"/>
            </w:tcBorders>
          </w:tcPr>
          <w:p w:rsidR="00E71222" w:rsidRPr="00D01638" w:rsidRDefault="00E71222" w:rsidP="00CC48BB">
            <w:pPr>
              <w:jc w:val="both"/>
              <w:rPr>
                <w:sz w:val="14"/>
                <w:szCs w:val="14"/>
              </w:rPr>
            </w:pPr>
          </w:p>
        </w:tc>
        <w:tc>
          <w:tcPr>
            <w:tcW w:w="1519" w:type="dxa"/>
            <w:gridSpan w:val="2"/>
            <w:tcBorders>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bottom w:val="nil"/>
            </w:tcBorders>
          </w:tcPr>
          <w:p w:rsidR="00E71222" w:rsidRPr="00D01638" w:rsidRDefault="00E71222" w:rsidP="00CC48BB">
            <w:pPr>
              <w:jc w:val="both"/>
              <w:rPr>
                <w:sz w:val="14"/>
                <w:szCs w:val="14"/>
              </w:rPr>
            </w:pPr>
            <w:r w:rsidRPr="00D01638">
              <w:rPr>
                <w:sz w:val="14"/>
                <w:szCs w:val="14"/>
              </w:rPr>
              <w:t>(#:97)</w:t>
            </w:r>
          </w:p>
        </w:tc>
        <w:tc>
          <w:tcPr>
            <w:tcW w:w="1574" w:type="dxa"/>
            <w:gridSpan w:val="2"/>
            <w:tcBorders>
              <w:bottom w:val="nil"/>
            </w:tcBorders>
          </w:tcPr>
          <w:p w:rsidR="00E71222" w:rsidRPr="00D01638" w:rsidRDefault="00E71222" w:rsidP="00CC48BB">
            <w:pPr>
              <w:jc w:val="both"/>
              <w:rPr>
                <w:sz w:val="14"/>
                <w:szCs w:val="14"/>
              </w:rPr>
            </w:pPr>
            <w:r w:rsidRPr="00D01638">
              <w:rPr>
                <w:sz w:val="14"/>
                <w:szCs w:val="14"/>
              </w:rPr>
              <w:t>Washington, USA</w:t>
            </w:r>
          </w:p>
        </w:tc>
        <w:tc>
          <w:tcPr>
            <w:tcW w:w="935" w:type="dxa"/>
            <w:tcBorders>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bottom w:val="nil"/>
            </w:tcBorders>
          </w:tcPr>
          <w:p w:rsidR="00E71222" w:rsidRPr="00D01638" w:rsidRDefault="00E71222" w:rsidP="00CC48BB">
            <w:pPr>
              <w:jc w:val="both"/>
              <w:rPr>
                <w:sz w:val="14"/>
                <w:szCs w:val="14"/>
              </w:rPr>
            </w:pPr>
            <w:r w:rsidRPr="00D01638">
              <w:rPr>
                <w:sz w:val="14"/>
                <w:szCs w:val="14"/>
              </w:rPr>
              <w:t>0.7-27</w:t>
            </w:r>
          </w:p>
        </w:tc>
        <w:tc>
          <w:tcPr>
            <w:tcW w:w="567" w:type="dxa"/>
            <w:tcBorders>
              <w:bottom w:val="nil"/>
            </w:tcBorders>
          </w:tcPr>
          <w:p w:rsidR="00E71222" w:rsidRPr="00D01638" w:rsidRDefault="00E71222" w:rsidP="00CC48BB">
            <w:pPr>
              <w:jc w:val="both"/>
              <w:rPr>
                <w:sz w:val="14"/>
                <w:szCs w:val="14"/>
              </w:rPr>
            </w:pPr>
            <w:r w:rsidRPr="00D01638">
              <w:rPr>
                <w:sz w:val="14"/>
                <w:szCs w:val="14"/>
              </w:rPr>
              <w:t>OLS</w:t>
            </w:r>
          </w:p>
        </w:tc>
        <w:tc>
          <w:tcPr>
            <w:tcW w:w="654" w:type="dxa"/>
            <w:tcBorders>
              <w:bottom w:val="nil"/>
            </w:tcBorders>
          </w:tcPr>
          <w:p w:rsidR="00E71222" w:rsidRPr="00D01638" w:rsidRDefault="00E71222" w:rsidP="00CC48BB">
            <w:pPr>
              <w:jc w:val="both"/>
              <w:rPr>
                <w:sz w:val="14"/>
                <w:szCs w:val="14"/>
              </w:rPr>
            </w:pPr>
            <w:r w:rsidRPr="00D01638">
              <w:rPr>
                <w:sz w:val="14"/>
                <w:szCs w:val="14"/>
              </w:rPr>
              <w:t>PF</w:t>
            </w:r>
          </w:p>
        </w:tc>
        <w:tc>
          <w:tcPr>
            <w:tcW w:w="1474" w:type="dxa"/>
            <w:tcBorders>
              <w:bottom w:val="nil"/>
            </w:tcBorders>
          </w:tcPr>
          <w:p w:rsidR="00E71222" w:rsidRPr="00D01638" w:rsidRDefault="00E71222" w:rsidP="00CC48BB">
            <w:pPr>
              <w:jc w:val="both"/>
              <w:rPr>
                <w:sz w:val="14"/>
                <w:szCs w:val="14"/>
              </w:rPr>
            </w:pPr>
            <w:r w:rsidRPr="00D01638">
              <w:rPr>
                <w:sz w:val="14"/>
                <w:szCs w:val="14"/>
              </w:rPr>
              <w:t>-3.871 ± 0.108</w:t>
            </w:r>
          </w:p>
        </w:tc>
        <w:tc>
          <w:tcPr>
            <w:tcW w:w="1421" w:type="dxa"/>
            <w:tcBorders>
              <w:bottom w:val="nil"/>
            </w:tcBorders>
          </w:tcPr>
          <w:p w:rsidR="00E71222" w:rsidRPr="00D01638" w:rsidRDefault="00E71222" w:rsidP="00CC48BB">
            <w:pPr>
              <w:jc w:val="both"/>
              <w:rPr>
                <w:sz w:val="14"/>
                <w:szCs w:val="14"/>
              </w:rPr>
            </w:pPr>
            <w:r w:rsidRPr="00D01638">
              <w:rPr>
                <w:sz w:val="14"/>
                <w:szCs w:val="14"/>
              </w:rPr>
              <w:t>2.407 ± 0.06</w:t>
            </w:r>
          </w:p>
        </w:tc>
        <w:tc>
          <w:tcPr>
            <w:tcW w:w="567" w:type="dxa"/>
            <w:tcBorders>
              <w:bottom w:val="nil"/>
            </w:tcBorders>
          </w:tcPr>
          <w:p w:rsidR="00E71222" w:rsidRPr="00D01638" w:rsidRDefault="00E71222" w:rsidP="00CC48BB">
            <w:pPr>
              <w:jc w:val="both"/>
              <w:rPr>
                <w:sz w:val="14"/>
                <w:szCs w:val="14"/>
              </w:rPr>
            </w:pPr>
            <w:r w:rsidRPr="00D01638">
              <w:rPr>
                <w:sz w:val="14"/>
                <w:szCs w:val="14"/>
              </w:rPr>
              <w:t>0.55</w:t>
            </w:r>
          </w:p>
        </w:tc>
        <w:tc>
          <w:tcPr>
            <w:tcW w:w="709" w:type="dxa"/>
            <w:tcBorders>
              <w:bottom w:val="nil"/>
            </w:tcBorders>
          </w:tcPr>
          <w:p w:rsidR="00E71222" w:rsidRPr="00D01638" w:rsidRDefault="00E71222" w:rsidP="00CC48BB">
            <w:pPr>
              <w:jc w:val="both"/>
              <w:rPr>
                <w:b/>
                <w:bCs/>
                <w:sz w:val="14"/>
                <w:szCs w:val="14"/>
              </w:rPr>
            </w:pPr>
            <w:r w:rsidRPr="00D01638">
              <w:rPr>
                <w:b/>
                <w:bCs/>
                <w:sz w:val="14"/>
                <w:szCs w:val="14"/>
              </w:rPr>
              <w:t>0.97</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FOR</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(#:34)</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1.2-13.5</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-4.029 ± 0.171</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2.572 ± 0.097</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0.40</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0.98</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Cane (1987)</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Apidae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(6:20)</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USA</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ITD</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NL</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EXP</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A=0.77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B=0.405</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w:t>
            </w:r>
            <w:commentRangeStart w:id="522"/>
            <w:r w:rsidRPr="00D01638">
              <w:rPr>
                <w:b/>
                <w:bCs/>
                <w:sz w:val="14"/>
                <w:szCs w:val="14"/>
              </w:rPr>
              <w:t>96</w:t>
            </w:r>
            <w:commentRangeEnd w:id="522"/>
            <w:r w:rsidRPr="00D01638">
              <w:rPr>
                <w:rStyle w:val="CommentReference"/>
                <w:sz w:val="14"/>
                <w:szCs w:val="14"/>
              </w:rPr>
              <w:commentReference w:id="522"/>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Schoener (1980)</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ALL</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(#:174)</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Dry forest, C. Rica</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0.043 ± 0.05</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2.07 ± 0.091</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0.87</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(#:122)</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Rain forest, C. Rica</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0.022 ± 0.056</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2.29 ± 0.137</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0.835</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(#:82)</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Massachusetts</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0.016 ± 0.072</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2.55 ± 0.107</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0.937</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FOR</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(#:25)</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Dry forest, C. Rica</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0.012 ± 0.113</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2.72 ± 0.26</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b/>
                <w:bCs/>
                <w:i/>
                <w:iCs/>
                <w:sz w:val="14"/>
                <w:szCs w:val="14"/>
              </w:rPr>
            </w:pPr>
            <w:r w:rsidRPr="00D01638">
              <w:rPr>
                <w:b/>
                <w:bCs/>
                <w:i/>
                <w:iCs/>
                <w:sz w:val="14"/>
                <w:szCs w:val="14"/>
              </w:rPr>
              <w:t>0.907</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(#:20)</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Rainforest, C. Rica</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0.21 ± 0.127</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2.31 ± 0.224</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b/>
                <w:bCs/>
                <w:i/>
                <w:iCs/>
                <w:sz w:val="14"/>
                <w:szCs w:val="14"/>
              </w:rPr>
            </w:pPr>
            <w:r w:rsidRPr="00D01638">
              <w:rPr>
                <w:b/>
                <w:bCs/>
                <w:i/>
                <w:iCs/>
                <w:sz w:val="14"/>
                <w:szCs w:val="14"/>
              </w:rPr>
              <w:t>0.934</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(#:13)</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Massachusetts</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 0.034 ± 0.155</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 2.19 ± 0.342</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709" w:type="dxa"/>
            <w:tcBorders>
              <w:top w:val="nil"/>
              <w:bottom w:val="nil"/>
            </w:tcBorders>
          </w:tcPr>
          <w:p w:rsidR="00E71222" w:rsidRPr="00D01638" w:rsidRDefault="00E71222" w:rsidP="00CC48BB">
            <w:pPr>
              <w:jc w:val="both"/>
              <w:rPr>
                <w:b/>
                <w:bCs/>
                <w:i/>
                <w:iCs/>
                <w:sz w:val="14"/>
                <w:szCs w:val="14"/>
              </w:rPr>
            </w:pPr>
            <w:r w:rsidRPr="00D01638">
              <w:rPr>
                <w:b/>
                <w:bCs/>
                <w:i/>
                <w:iCs/>
                <w:sz w:val="14"/>
                <w:szCs w:val="14"/>
              </w:rPr>
              <w:t>0.908</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Gowing and Recher (1984)</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(86)</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NSW, Australia</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1-12</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EXP</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-2.860 ± 0.099</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0.478 ± 0.016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0.48</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0.918</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FOR</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(68)</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2-18</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-3.306 ± 0.258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2.489 ± 0.051</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0.32</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0.973</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Sample et al. (1993)</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ALL</w:t>
            </w: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(7:274)</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West Virginia, USA</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2.81-34.91</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-4.284 ± 0.183</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2.696 ± 0.083</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sz w:val="14"/>
                <w:szCs w:val="14"/>
              </w:rPr>
            </w:pPr>
            <w:r w:rsidRPr="00D01638">
              <w:rPr>
                <w:sz w:val="14"/>
                <w:szCs w:val="14"/>
              </w:rPr>
              <w:t>0.89</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-2.375 ± 0.08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1.456 ± 0.028</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0.95</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Ichneumonidae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 106)</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3.65-34.91</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-4.149 ± 0.262</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2.464 ± 0.116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-2.497 ± 0.147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1.445 ± 0.053</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0.94</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Braconidae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(1:41)</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2.81-15.42</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-3.854 ± 0.273</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2.441 ± 0.147</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0.94</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-2.19 ± 0.142</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1.445 ± 0.069</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0.96</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Vespidae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(1:19)</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8.14-20.58</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-3.540 ± 0.544</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2.782 ± 0.195</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0.96</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-1.537 ± 0.307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1.319 ± 0.07</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0.98</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Formicidae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(1:45)</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3.62-17.41</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-4.727 ± 0.350</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2.919 ± 0.11</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-2.378 ± 0.265</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1.473 ± 0.106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Halictidae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(1:21)</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6-12.76</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-2.891 ± 0.386</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2.302 ± 0.182</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0.95</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-2.758 ± 0.357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1.590 ± 0.119</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0.95</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Pompilidae</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(1:15)</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5.55-14.32</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-2.341 ± 0.873</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2.006 ± 0.396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sz w:val="14"/>
                <w:szCs w:val="14"/>
              </w:rPr>
            </w:pPr>
            <w:r w:rsidRPr="00D01638">
              <w:rPr>
                <w:sz w:val="14"/>
                <w:szCs w:val="14"/>
              </w:rPr>
              <w:t>0.81</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-1.946 ± 0.431</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1.444 ± 0.154</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Hodar (1997)</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ALL</w:t>
            </w:r>
          </w:p>
        </w:tc>
        <w:tc>
          <w:tcPr>
            <w:tcW w:w="1519" w:type="dxa"/>
            <w:gridSpan w:val="2"/>
            <w:tcBorders>
              <w:top w:val="nil"/>
              <w:bottom w:val="nil"/>
            </w:tcBorders>
          </w:tcPr>
          <w:p w:rsidR="00E71222" w:rsidRPr="00D01638" w:rsidRDefault="00E71222" w:rsidP="00CC48BB">
            <w:pPr>
              <w:jc w:val="both"/>
              <w:rPr>
                <w:sz w:val="14"/>
                <w:szCs w:val="14"/>
              </w:rPr>
            </w:pP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Gaudix-Baza, Spain</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HW</w:t>
            </w:r>
          </w:p>
        </w:tc>
        <w:tc>
          <w:tcPr>
            <w:tcW w:w="1099" w:type="dxa"/>
            <w:gridSpan w:val="2"/>
            <w:tcBorders>
              <w:top w:val="nil"/>
              <w:bottom w:val="nil"/>
            </w:tcBorders>
          </w:tcPr>
          <w:p w:rsidR="00E71222" w:rsidRPr="00D01638" w:rsidRDefault="00E71222" w:rsidP="00CC48BB">
            <w:pPr>
              <w:jc w:val="both"/>
              <w:rPr>
                <w:sz w:val="14"/>
                <w:szCs w:val="14"/>
              </w:rPr>
            </w:pP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 1.999 ± 0.112</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 2.09 ± 0.132</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0.51</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0.919</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FOR – Workers</w:t>
            </w: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HW</w:t>
            </w:r>
          </w:p>
        </w:tc>
        <w:tc>
          <w:tcPr>
            <w:tcW w:w="1099" w:type="dxa"/>
            <w:gridSpan w:val="2"/>
            <w:tcBorders>
              <w:top w:val="nil"/>
              <w:bottom w:val="nil"/>
            </w:tcBorders>
          </w:tcPr>
          <w:p w:rsidR="00E71222" w:rsidRPr="00D01638" w:rsidRDefault="00E71222" w:rsidP="00CC48BB">
            <w:pPr>
              <w:jc w:val="both"/>
              <w:rPr>
                <w:sz w:val="14"/>
                <w:szCs w:val="14"/>
              </w:rPr>
            </w:pP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 0.552 ± 0.068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 2.550 ± 0.116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0.19</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0.982</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FOR –Winged</w:t>
            </w: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HW</w:t>
            </w:r>
          </w:p>
        </w:tc>
        <w:tc>
          <w:tcPr>
            <w:tcW w:w="1099" w:type="dxa"/>
            <w:gridSpan w:val="2"/>
            <w:tcBorders>
              <w:top w:val="nil"/>
              <w:bottom w:val="nil"/>
            </w:tcBorders>
          </w:tcPr>
          <w:p w:rsidR="00E71222" w:rsidRPr="00D01638" w:rsidRDefault="00E71222" w:rsidP="00CC48BB">
            <w:pPr>
              <w:jc w:val="both"/>
              <w:rPr>
                <w:sz w:val="14"/>
                <w:szCs w:val="14"/>
              </w:rPr>
            </w:pPr>
          </w:p>
        </w:tc>
        <w:tc>
          <w:tcPr>
            <w:tcW w:w="567" w:type="dxa"/>
            <w:tcBorders>
              <w:top w:val="nil"/>
              <w:bottom w:val="nil"/>
            </w:tcBorders>
          </w:tcPr>
          <w:p w:rsidR="00E71222" w:rsidRPr="00D01638" w:rsidRDefault="00E71222" w:rsidP="00CC48BB">
            <w:pPr>
              <w:jc w:val="both"/>
              <w:rPr>
                <w:sz w:val="14"/>
                <w:szCs w:val="14"/>
              </w:rPr>
            </w:pP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 1.607 ± 0.127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 2.752 ± 0.25</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0.31</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0.938</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Ganihar (1997)</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r w:rsidRPr="00D01638">
              <w:rPr>
                <w:sz w:val="14"/>
                <w:szCs w:val="14"/>
              </w:rPr>
              <w:t>NA **</w:t>
            </w: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(#:26)</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Goa, India</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-3.5917 ± 0.1646</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2.6429 ± 0.1127</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0.24</w:t>
            </w:r>
          </w:p>
        </w:tc>
        <w:tc>
          <w:tcPr>
            <w:tcW w:w="709" w:type="dxa"/>
            <w:tcBorders>
              <w:top w:val="nil"/>
              <w:bottom w:val="nil"/>
            </w:tcBorders>
          </w:tcPr>
          <w:p w:rsidR="00E71222" w:rsidRPr="00D01638" w:rsidRDefault="00E71222" w:rsidP="00CC48BB">
            <w:pPr>
              <w:jc w:val="both"/>
              <w:rPr>
                <w:sz w:val="14"/>
                <w:szCs w:val="14"/>
              </w:rPr>
            </w:pPr>
            <w:r w:rsidRPr="00D01638">
              <w:rPr>
                <w:b/>
                <w:bCs/>
                <w:sz w:val="14"/>
                <w:szCs w:val="14"/>
              </w:rPr>
              <w:t>0.94</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Johnson and Strong (2000)</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ALL</w:t>
            </w:r>
          </w:p>
        </w:tc>
        <w:tc>
          <w:tcPr>
            <w:tcW w:w="1519" w:type="dxa"/>
            <w:gridSpan w:val="2"/>
            <w:tcBorders>
              <w:top w:val="nil"/>
              <w:bottom w:val="nil"/>
            </w:tcBorders>
          </w:tcPr>
          <w:p w:rsidR="00E71222" w:rsidRPr="00D01638" w:rsidRDefault="00E71222" w:rsidP="00CC48BB">
            <w:pPr>
              <w:jc w:val="both"/>
              <w:rPr>
                <w:sz w:val="14"/>
                <w:szCs w:val="14"/>
              </w:rPr>
            </w:pP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Jamaica</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1.4-24.3</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-3.556 ± 0.183</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2.193 ± 0.110</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0.923</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FOR</w:t>
            </w:r>
          </w:p>
        </w:tc>
        <w:tc>
          <w:tcPr>
            <w:tcW w:w="1519" w:type="dxa"/>
            <w:gridSpan w:val="2"/>
            <w:tcBorders>
              <w:top w:val="nil"/>
              <w:bottom w:val="nil"/>
            </w:tcBorders>
          </w:tcPr>
          <w:p w:rsidR="00E71222" w:rsidRPr="00D01638" w:rsidRDefault="00E71222" w:rsidP="00CC48BB">
            <w:pPr>
              <w:jc w:val="both"/>
              <w:rPr>
                <w:sz w:val="14"/>
                <w:szCs w:val="14"/>
              </w:rPr>
            </w:pP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1.6-9.9</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-3.730 ± 0.298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2.103 ± 0.238</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0.901</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519" w:type="dxa"/>
            <w:gridSpan w:val="2"/>
            <w:tcBorders>
              <w:top w:val="nil"/>
              <w:bottom w:val="nil"/>
            </w:tcBorders>
          </w:tcPr>
          <w:p w:rsidR="00E71222" w:rsidRPr="00D01638" w:rsidRDefault="00E71222" w:rsidP="00CC48BB">
            <w:pPr>
              <w:jc w:val="both"/>
              <w:rPr>
                <w:sz w:val="14"/>
                <w:szCs w:val="14"/>
              </w:rPr>
            </w:pPr>
          </w:p>
        </w:tc>
        <w:tc>
          <w:tcPr>
            <w:tcW w:w="1110" w:type="dxa"/>
            <w:gridSpan w:val="3"/>
            <w:tcBorders>
              <w:top w:val="nil"/>
              <w:bottom w:val="nil"/>
            </w:tcBorders>
          </w:tcPr>
          <w:p w:rsidR="00E71222" w:rsidRPr="00D01638" w:rsidRDefault="00E71222" w:rsidP="00CC48BB">
            <w:pPr>
              <w:jc w:val="both"/>
              <w:rPr>
                <w:sz w:val="14"/>
                <w:szCs w:val="14"/>
              </w:rPr>
            </w:pP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r w:rsidRPr="00D01638">
              <w:rPr>
                <w:sz w:val="14"/>
                <w:szCs w:val="14"/>
              </w:rPr>
              <w:t>1.4-24.3</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OLS</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-3.295 ± 0.241</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2.102 ± 0.132</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0.917</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Sabo et al. (2002)</w:t>
            </w:r>
          </w:p>
        </w:tc>
        <w:tc>
          <w:tcPr>
            <w:tcW w:w="851"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ALL</w:t>
            </w: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7****</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(7:54)</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California, USA</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NLL</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0.56 ± 0.64</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1.56 ± 0.4</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0.75</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API</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(1:10)</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NLL</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0.006 ± 0.041</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3.407 ± 2.471</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0.81</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VES</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(1:19)</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NLL</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0.001 ± 0.002</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3.723 ± 0.798</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0.95</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Brady and Noske (2006)</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FOR</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(8 sp:100)</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NT, AUS</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2-10</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0.001</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2.330 ± 0.0151</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0.49</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0.708/0.956</w:t>
            </w:r>
          </w:p>
        </w:tc>
      </w:tr>
      <w:tr w:rsidR="00E71222" w:rsidRPr="00D01638">
        <w:tc>
          <w:tcPr>
            <w:tcW w:w="198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110"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(9 sp:28)</w:t>
            </w:r>
          </w:p>
        </w:tc>
        <w:tc>
          <w:tcPr>
            <w:tcW w:w="1574"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NT, AUS</w:t>
            </w:r>
          </w:p>
        </w:tc>
        <w:tc>
          <w:tcPr>
            <w:tcW w:w="935"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099"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4-29</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4" w:type="dxa"/>
            <w:tcBorders>
              <w:top w:val="nil"/>
              <w:bottom w:val="nil"/>
            </w:tcBorders>
          </w:tcPr>
          <w:p w:rsidR="00E71222" w:rsidRPr="00D01638" w:rsidRDefault="00E71222" w:rsidP="00CC48BB">
            <w:pPr>
              <w:jc w:val="both"/>
              <w:rPr>
                <w:i/>
                <w:iCs/>
                <w:sz w:val="14"/>
                <w:szCs w:val="14"/>
              </w:rPr>
            </w:pPr>
            <w:r w:rsidRPr="00D01638">
              <w:rPr>
                <w:i/>
                <w:iCs/>
                <w:sz w:val="14"/>
                <w:szCs w:val="14"/>
              </w:rPr>
              <w:t>P</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6.783 ± 0.001</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2.544 ± 0.26</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0.57</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0.786/0.905</w:t>
            </w:r>
          </w:p>
        </w:tc>
      </w:tr>
      <w:tr w:rsidR="00E71222" w:rsidRPr="00D01638">
        <w:tc>
          <w:tcPr>
            <w:tcW w:w="1984" w:type="dxa"/>
            <w:gridSpan w:val="2"/>
            <w:tcBorders>
              <w:top w:val="nil"/>
              <w:bottom w:val="nil"/>
            </w:tcBorders>
          </w:tcPr>
          <w:p w:rsidR="00E71222" w:rsidRPr="00D01638" w:rsidRDefault="00E71222" w:rsidP="00CC48BB">
            <w:pPr>
              <w:jc w:val="both"/>
              <w:rPr>
                <w:sz w:val="14"/>
                <w:szCs w:val="14"/>
              </w:rPr>
            </w:pPr>
            <w:r w:rsidRPr="00D01638">
              <w:rPr>
                <w:sz w:val="14"/>
                <w:szCs w:val="14"/>
              </w:rPr>
              <w:t>Wardhaugh (2013)</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2"/>
            <w:tcBorders>
              <w:top w:val="nil"/>
              <w:bottom w:val="nil"/>
            </w:tcBorders>
          </w:tcPr>
          <w:p w:rsidR="00E71222" w:rsidRPr="00D01638" w:rsidRDefault="00E71222" w:rsidP="00CC48BB">
            <w:pPr>
              <w:jc w:val="both"/>
              <w:rPr>
                <w:sz w:val="14"/>
                <w:szCs w:val="14"/>
              </w:rPr>
            </w:pPr>
          </w:p>
        </w:tc>
        <w:tc>
          <w:tcPr>
            <w:tcW w:w="1110" w:type="dxa"/>
            <w:gridSpan w:val="3"/>
            <w:tcBorders>
              <w:top w:val="nil"/>
              <w:bottom w:val="nil"/>
            </w:tcBorders>
          </w:tcPr>
          <w:p w:rsidR="00E71222" w:rsidRPr="00D01638" w:rsidRDefault="00E71222" w:rsidP="00CC48BB">
            <w:pPr>
              <w:jc w:val="both"/>
              <w:rPr>
                <w:sz w:val="14"/>
                <w:szCs w:val="14"/>
              </w:rPr>
            </w:pPr>
            <w:r w:rsidRPr="00D01638">
              <w:rPr>
                <w:sz w:val="14"/>
                <w:szCs w:val="14"/>
              </w:rPr>
              <w:t>(#:26)</w:t>
            </w:r>
          </w:p>
        </w:tc>
        <w:tc>
          <w:tcPr>
            <w:tcW w:w="1574" w:type="dxa"/>
            <w:gridSpan w:val="2"/>
            <w:tcBorders>
              <w:top w:val="nil"/>
              <w:bottom w:val="nil"/>
            </w:tcBorders>
          </w:tcPr>
          <w:p w:rsidR="00E71222" w:rsidRPr="00D01638" w:rsidRDefault="00E71222" w:rsidP="00CC48BB">
            <w:pPr>
              <w:jc w:val="both"/>
              <w:rPr>
                <w:sz w:val="14"/>
                <w:szCs w:val="14"/>
              </w:rPr>
            </w:pPr>
            <w:r w:rsidRPr="00D01638">
              <w:rPr>
                <w:sz w:val="14"/>
                <w:szCs w:val="14"/>
              </w:rPr>
              <w:t>Daintree QL AUS</w:t>
            </w:r>
          </w:p>
        </w:tc>
        <w:tc>
          <w:tcPr>
            <w:tcW w:w="935"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099" w:type="dxa"/>
            <w:gridSpan w:val="2"/>
            <w:tcBorders>
              <w:top w:val="nil"/>
              <w:bottom w:val="nil"/>
            </w:tcBorders>
          </w:tcPr>
          <w:p w:rsidR="00E71222" w:rsidRPr="00D01638" w:rsidRDefault="00E71222" w:rsidP="00CC48BB">
            <w:pPr>
              <w:jc w:val="both"/>
              <w:rPr>
                <w:sz w:val="14"/>
                <w:szCs w:val="14"/>
              </w:rPr>
            </w:pP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MA</w:t>
            </w:r>
          </w:p>
        </w:tc>
        <w:tc>
          <w:tcPr>
            <w:tcW w:w="654"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-4.3 ± 0.38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3 ± 0.24</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sz w:val="14"/>
                <w:szCs w:val="14"/>
              </w:rPr>
            </w:pPr>
            <w:r w:rsidRPr="00D01638">
              <w:rPr>
                <w:sz w:val="14"/>
                <w:szCs w:val="14"/>
              </w:rPr>
              <w:t>0.83</w:t>
            </w:r>
          </w:p>
        </w:tc>
      </w:tr>
      <w:tr w:rsidR="00E71222" w:rsidRPr="00D01638">
        <w:tc>
          <w:tcPr>
            <w:tcW w:w="1984" w:type="dxa"/>
            <w:gridSpan w:val="2"/>
            <w:tcBorders>
              <w:top w:val="nil"/>
            </w:tcBorders>
          </w:tcPr>
          <w:p w:rsidR="00E71222" w:rsidRPr="00D01638" w:rsidRDefault="00E71222" w:rsidP="00CC48BB">
            <w:pPr>
              <w:jc w:val="both"/>
              <w:rPr>
                <w:sz w:val="14"/>
                <w:szCs w:val="14"/>
              </w:rPr>
            </w:pPr>
            <w:r w:rsidRPr="00D01638">
              <w:rPr>
                <w:sz w:val="14"/>
                <w:szCs w:val="14"/>
              </w:rPr>
              <w:t>Wardhaugh (2013)</w:t>
            </w:r>
          </w:p>
        </w:tc>
        <w:tc>
          <w:tcPr>
            <w:tcW w:w="851" w:type="dxa"/>
            <w:gridSpan w:val="2"/>
            <w:tcBorders>
              <w:top w:val="nil"/>
            </w:tcBorders>
          </w:tcPr>
          <w:p w:rsidR="00E71222" w:rsidRPr="00D01638" w:rsidRDefault="00E71222" w:rsidP="00CC48BB">
            <w:pPr>
              <w:jc w:val="both"/>
              <w:rPr>
                <w:sz w:val="14"/>
                <w:szCs w:val="14"/>
              </w:rPr>
            </w:pPr>
          </w:p>
        </w:tc>
        <w:tc>
          <w:tcPr>
            <w:tcW w:w="1519" w:type="dxa"/>
            <w:gridSpan w:val="2"/>
            <w:tcBorders>
              <w:top w:val="nil"/>
            </w:tcBorders>
          </w:tcPr>
          <w:p w:rsidR="00E71222" w:rsidRPr="00D01638" w:rsidRDefault="00E71222" w:rsidP="00CC48BB">
            <w:pPr>
              <w:jc w:val="both"/>
              <w:rPr>
                <w:sz w:val="14"/>
                <w:szCs w:val="14"/>
              </w:rPr>
            </w:pPr>
          </w:p>
        </w:tc>
        <w:tc>
          <w:tcPr>
            <w:tcW w:w="1110" w:type="dxa"/>
            <w:gridSpan w:val="3"/>
            <w:tcBorders>
              <w:top w:val="nil"/>
            </w:tcBorders>
          </w:tcPr>
          <w:p w:rsidR="00E71222" w:rsidRPr="00D01638" w:rsidRDefault="00E71222" w:rsidP="00CC48BB">
            <w:pPr>
              <w:jc w:val="both"/>
              <w:rPr>
                <w:sz w:val="14"/>
                <w:szCs w:val="14"/>
              </w:rPr>
            </w:pPr>
            <w:r w:rsidRPr="00D01638">
              <w:rPr>
                <w:sz w:val="14"/>
                <w:szCs w:val="14"/>
              </w:rPr>
              <w:t>(#:26)</w:t>
            </w:r>
          </w:p>
        </w:tc>
        <w:tc>
          <w:tcPr>
            <w:tcW w:w="1574" w:type="dxa"/>
            <w:gridSpan w:val="2"/>
            <w:tcBorders>
              <w:top w:val="nil"/>
            </w:tcBorders>
          </w:tcPr>
          <w:p w:rsidR="00E71222" w:rsidRPr="00D01638" w:rsidRDefault="00E71222" w:rsidP="00CC48BB">
            <w:pPr>
              <w:jc w:val="both"/>
              <w:rPr>
                <w:sz w:val="14"/>
                <w:szCs w:val="14"/>
              </w:rPr>
            </w:pPr>
            <w:r w:rsidRPr="00D01638">
              <w:rPr>
                <w:sz w:val="14"/>
                <w:szCs w:val="14"/>
              </w:rPr>
              <w:t>Daintree QL AUS</w:t>
            </w:r>
          </w:p>
        </w:tc>
        <w:tc>
          <w:tcPr>
            <w:tcW w:w="935" w:type="dxa"/>
            <w:tcBorders>
              <w:top w:val="nil"/>
            </w:tcBorders>
          </w:tcPr>
          <w:p w:rsidR="00E71222" w:rsidRPr="00D01638" w:rsidRDefault="00E71222" w:rsidP="00CC48BB">
            <w:pPr>
              <w:jc w:val="both"/>
              <w:rPr>
                <w:sz w:val="14"/>
                <w:szCs w:val="14"/>
              </w:rPr>
            </w:pPr>
            <w:r w:rsidRPr="00D01638">
              <w:rPr>
                <w:sz w:val="14"/>
                <w:szCs w:val="14"/>
              </w:rPr>
              <w:t>BL * BW</w:t>
            </w:r>
          </w:p>
        </w:tc>
        <w:tc>
          <w:tcPr>
            <w:tcW w:w="1099" w:type="dxa"/>
            <w:gridSpan w:val="2"/>
            <w:tcBorders>
              <w:top w:val="nil"/>
            </w:tcBorders>
          </w:tcPr>
          <w:p w:rsidR="00E71222" w:rsidRPr="00D01638" w:rsidRDefault="00E71222" w:rsidP="00CC48BB">
            <w:pPr>
              <w:jc w:val="both"/>
              <w:rPr>
                <w:sz w:val="14"/>
                <w:szCs w:val="14"/>
              </w:rPr>
            </w:pPr>
          </w:p>
        </w:tc>
        <w:tc>
          <w:tcPr>
            <w:tcW w:w="567" w:type="dxa"/>
            <w:tcBorders>
              <w:top w:val="nil"/>
            </w:tcBorders>
          </w:tcPr>
          <w:p w:rsidR="00E71222" w:rsidRPr="00D01638" w:rsidRDefault="00E71222" w:rsidP="00CC48BB">
            <w:pPr>
              <w:jc w:val="both"/>
              <w:rPr>
                <w:sz w:val="14"/>
                <w:szCs w:val="14"/>
              </w:rPr>
            </w:pPr>
            <w:r w:rsidRPr="00D01638">
              <w:rPr>
                <w:sz w:val="14"/>
                <w:szCs w:val="14"/>
              </w:rPr>
              <w:t>MA</w:t>
            </w:r>
          </w:p>
        </w:tc>
        <w:tc>
          <w:tcPr>
            <w:tcW w:w="654" w:type="dxa"/>
            <w:tcBorders>
              <w:top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tcBorders>
          </w:tcPr>
          <w:p w:rsidR="00E71222" w:rsidRPr="00D01638" w:rsidRDefault="00E71222" w:rsidP="00CC48BB">
            <w:pPr>
              <w:jc w:val="both"/>
              <w:rPr>
                <w:sz w:val="14"/>
                <w:szCs w:val="14"/>
              </w:rPr>
            </w:pPr>
            <w:r w:rsidRPr="00D01638">
              <w:rPr>
                <w:sz w:val="14"/>
                <w:szCs w:val="14"/>
              </w:rPr>
              <w:t>-2.1 ± 0.09</w:t>
            </w:r>
          </w:p>
        </w:tc>
        <w:tc>
          <w:tcPr>
            <w:tcW w:w="1421" w:type="dxa"/>
            <w:tcBorders>
              <w:top w:val="nil"/>
            </w:tcBorders>
          </w:tcPr>
          <w:p w:rsidR="00E71222" w:rsidRPr="00D01638" w:rsidRDefault="00E71222" w:rsidP="00CC48BB">
            <w:pPr>
              <w:jc w:val="both"/>
              <w:rPr>
                <w:sz w:val="14"/>
                <w:szCs w:val="14"/>
              </w:rPr>
            </w:pPr>
            <w:r w:rsidRPr="00D01638">
              <w:rPr>
                <w:sz w:val="14"/>
                <w:szCs w:val="14"/>
              </w:rPr>
              <w:t>1.34 ± 0.05</w:t>
            </w:r>
          </w:p>
        </w:tc>
        <w:tc>
          <w:tcPr>
            <w:tcW w:w="567" w:type="dxa"/>
            <w:tcBorders>
              <w:top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tcBorders>
          </w:tcPr>
          <w:p w:rsidR="00E71222" w:rsidRPr="00D01638" w:rsidRDefault="00E71222" w:rsidP="00CC48BB">
            <w:pPr>
              <w:jc w:val="both"/>
              <w:rPr>
                <w:sz w:val="14"/>
                <w:szCs w:val="14"/>
              </w:rPr>
            </w:pPr>
            <w:r w:rsidRPr="00D01638">
              <w:rPr>
                <w:b/>
                <w:bCs/>
                <w:sz w:val="14"/>
                <w:szCs w:val="14"/>
              </w:rPr>
              <w:t>0.97</w:t>
            </w:r>
          </w:p>
        </w:tc>
      </w:tr>
    </w:tbl>
    <w:p w:rsidR="00E71222" w:rsidRPr="00D01638" w:rsidRDefault="00E71222" w:rsidP="00CC48BB">
      <w:pPr>
        <w:jc w:val="both"/>
        <w:rPr>
          <w:sz w:val="14"/>
          <w:szCs w:val="14"/>
        </w:rPr>
      </w:pPr>
      <w:r w:rsidRPr="00D01638">
        <w:rPr>
          <w:sz w:val="14"/>
          <w:szCs w:val="14"/>
        </w:rPr>
        <w:t>ANT = Anthophoridae, API = Apidae, CHR = Chrysididae, FOR = Formicidae, ICH = Ichneumonidae, SPH = Sphecidae, VES = Vespidae. ** = excluded ants. ****Seven families = ANT, API, CHR, FOR, ICH, SPH, VES</w:t>
      </w:r>
    </w:p>
    <w:p w:rsidR="00E71222" w:rsidRPr="00D01638" w:rsidRDefault="00E71222" w:rsidP="00CC48BB">
      <w:pPr>
        <w:jc w:val="both"/>
      </w:pPr>
      <w:r w:rsidRPr="00D01638">
        <w:br w:type="page"/>
      </w:r>
    </w:p>
    <w:p w:rsidR="00E71222" w:rsidRPr="00D01638" w:rsidRDefault="00E71222" w:rsidP="00CC48BB">
      <w:pPr>
        <w:pStyle w:val="ListParagraph"/>
        <w:numPr>
          <w:ilvl w:val="0"/>
          <w:numId w:val="9"/>
        </w:numPr>
        <w:spacing w:after="160"/>
        <w:jc w:val="both"/>
        <w:rPr>
          <w:rFonts w:ascii="Times New Roman" w:hAnsi="Times New Roman" w:cs="Times New Roman"/>
          <w:b/>
          <w:bCs/>
        </w:rPr>
      </w:pPr>
      <w:r w:rsidRPr="00D01638">
        <w:rPr>
          <w:rFonts w:ascii="Times New Roman" w:hAnsi="Times New Roman" w:cs="Times New Roman"/>
          <w:b/>
          <w:bCs/>
        </w:rPr>
        <w:t>Lepidoptera</w:t>
      </w:r>
      <w:r w:rsidRPr="00D01638">
        <w:rPr>
          <w:rFonts w:ascii="Times New Roman" w:hAnsi="Times New Roman" w:cs="Times New Roman"/>
        </w:rPr>
        <w:t>.</w:t>
      </w:r>
    </w:p>
    <w:tbl>
      <w:tblPr>
        <w:tblW w:w="14464" w:type="dxa"/>
        <w:tblInd w:w="2" w:type="dxa"/>
        <w:tblBorders>
          <w:bottom w:val="single" w:sz="4" w:space="0" w:color="auto"/>
          <w:insideH w:val="single" w:sz="4" w:space="0" w:color="auto"/>
        </w:tblBorders>
        <w:tblLayout w:type="fixed"/>
        <w:tblLook w:val="00A0"/>
      </w:tblPr>
      <w:tblGrid>
        <w:gridCol w:w="1143"/>
        <w:gridCol w:w="842"/>
        <w:gridCol w:w="302"/>
        <w:gridCol w:w="549"/>
        <w:gridCol w:w="595"/>
        <w:gridCol w:w="822"/>
        <w:gridCol w:w="102"/>
        <w:gridCol w:w="1110"/>
        <w:gridCol w:w="253"/>
        <w:gridCol w:w="1144"/>
        <w:gridCol w:w="177"/>
        <w:gridCol w:w="899"/>
        <w:gridCol w:w="1135"/>
        <w:gridCol w:w="76"/>
        <w:gridCol w:w="491"/>
        <w:gridCol w:w="653"/>
        <w:gridCol w:w="1474"/>
        <w:gridCol w:w="1421"/>
        <w:gridCol w:w="567"/>
        <w:gridCol w:w="709"/>
      </w:tblGrid>
      <w:tr w:rsidR="00E71222" w:rsidRPr="00D01638">
        <w:tc>
          <w:tcPr>
            <w:tcW w:w="1985" w:type="dxa"/>
            <w:gridSpan w:val="2"/>
          </w:tcPr>
          <w:p w:rsidR="00E71222" w:rsidRPr="00D01638" w:rsidRDefault="00E71222" w:rsidP="00CC48BB">
            <w:pPr>
              <w:jc w:val="both"/>
              <w:rPr>
                <w:sz w:val="16"/>
                <w:szCs w:val="16"/>
              </w:rPr>
            </w:pPr>
            <w:r w:rsidRPr="00D01638">
              <w:rPr>
                <w:b/>
                <w:bCs/>
                <w:sz w:val="16"/>
                <w:szCs w:val="16"/>
              </w:rPr>
              <w:t>Source</w:t>
            </w:r>
          </w:p>
        </w:tc>
        <w:tc>
          <w:tcPr>
            <w:tcW w:w="851" w:type="dxa"/>
            <w:gridSpan w:val="2"/>
          </w:tcPr>
          <w:p w:rsidR="00E71222" w:rsidRPr="00D01638" w:rsidRDefault="00E71222" w:rsidP="00CC48BB">
            <w:pPr>
              <w:jc w:val="both"/>
              <w:rPr>
                <w:sz w:val="16"/>
                <w:szCs w:val="16"/>
              </w:rPr>
            </w:pPr>
            <w:r w:rsidRPr="00D01638">
              <w:rPr>
                <w:b/>
                <w:bCs/>
                <w:sz w:val="16"/>
                <w:szCs w:val="16"/>
              </w:rPr>
              <w:t>Taxa</w:t>
            </w:r>
          </w:p>
        </w:tc>
        <w:tc>
          <w:tcPr>
            <w:tcW w:w="1519" w:type="dxa"/>
            <w:gridSpan w:val="3"/>
          </w:tcPr>
          <w:p w:rsidR="00E71222" w:rsidRPr="00D01638" w:rsidRDefault="00E71222" w:rsidP="00CC48BB">
            <w:pPr>
              <w:jc w:val="both"/>
              <w:rPr>
                <w:sz w:val="16"/>
                <w:szCs w:val="16"/>
              </w:rPr>
            </w:pPr>
            <w:r w:rsidRPr="00D01638">
              <w:rPr>
                <w:b/>
                <w:bCs/>
                <w:sz w:val="16"/>
                <w:szCs w:val="16"/>
              </w:rPr>
              <w:t>Families</w:t>
            </w:r>
          </w:p>
        </w:tc>
        <w:tc>
          <w:tcPr>
            <w:tcW w:w="1110" w:type="dxa"/>
          </w:tcPr>
          <w:p w:rsidR="00E71222" w:rsidRPr="00D01638" w:rsidRDefault="00E71222" w:rsidP="00CC48BB">
            <w:pPr>
              <w:jc w:val="both"/>
              <w:rPr>
                <w:sz w:val="16"/>
                <w:szCs w:val="16"/>
              </w:rPr>
            </w:pPr>
            <w:r w:rsidRPr="00D01638">
              <w:rPr>
                <w:b/>
                <w:bCs/>
                <w:sz w:val="16"/>
                <w:szCs w:val="16"/>
              </w:rPr>
              <w:t xml:space="preserve">Sample size </w:t>
            </w:r>
          </w:p>
        </w:tc>
        <w:tc>
          <w:tcPr>
            <w:tcW w:w="1574" w:type="dxa"/>
            <w:gridSpan w:val="3"/>
          </w:tcPr>
          <w:p w:rsidR="00E71222" w:rsidRPr="00D01638" w:rsidRDefault="00E71222" w:rsidP="00CC48BB">
            <w:pPr>
              <w:jc w:val="both"/>
              <w:rPr>
                <w:sz w:val="16"/>
                <w:szCs w:val="16"/>
              </w:rPr>
            </w:pPr>
            <w:r w:rsidRPr="00D01638">
              <w:rPr>
                <w:b/>
                <w:bCs/>
                <w:sz w:val="16"/>
                <w:szCs w:val="16"/>
              </w:rPr>
              <w:t>Biogeographical region</w:t>
            </w:r>
          </w:p>
        </w:tc>
        <w:tc>
          <w:tcPr>
            <w:tcW w:w="899" w:type="dxa"/>
          </w:tcPr>
          <w:p w:rsidR="00E71222" w:rsidRPr="00D01638" w:rsidRDefault="00E71222" w:rsidP="00CC48BB">
            <w:pPr>
              <w:jc w:val="both"/>
              <w:rPr>
                <w:sz w:val="16"/>
                <w:szCs w:val="16"/>
              </w:rPr>
            </w:pPr>
            <w:r w:rsidRPr="00D01638">
              <w:rPr>
                <w:b/>
                <w:bCs/>
                <w:sz w:val="16"/>
                <w:szCs w:val="16"/>
              </w:rPr>
              <w:t>Measure</w:t>
            </w:r>
          </w:p>
        </w:tc>
        <w:tc>
          <w:tcPr>
            <w:tcW w:w="1135" w:type="dxa"/>
          </w:tcPr>
          <w:p w:rsidR="00E71222" w:rsidRPr="00D01638" w:rsidRDefault="00E71222" w:rsidP="00CC48BB">
            <w:pPr>
              <w:jc w:val="both"/>
              <w:rPr>
                <w:sz w:val="16"/>
                <w:szCs w:val="16"/>
              </w:rPr>
            </w:pPr>
            <w:r w:rsidRPr="00D01638">
              <w:rPr>
                <w:b/>
                <w:bCs/>
                <w:sz w:val="16"/>
                <w:szCs w:val="16"/>
              </w:rPr>
              <w:t xml:space="preserve">Range in body length </w:t>
            </w:r>
          </w:p>
        </w:tc>
        <w:tc>
          <w:tcPr>
            <w:tcW w:w="567" w:type="dxa"/>
            <w:gridSpan w:val="2"/>
          </w:tcPr>
          <w:p w:rsidR="00E71222" w:rsidRPr="00D01638" w:rsidRDefault="00E71222" w:rsidP="00CC48BB">
            <w:pPr>
              <w:jc w:val="both"/>
              <w:rPr>
                <w:sz w:val="16"/>
                <w:szCs w:val="16"/>
              </w:rPr>
            </w:pPr>
            <w:r w:rsidRPr="00D01638">
              <w:rPr>
                <w:b/>
                <w:bCs/>
                <w:sz w:val="16"/>
                <w:szCs w:val="16"/>
              </w:rPr>
              <w:t>Reg. Type</w:t>
            </w:r>
          </w:p>
        </w:tc>
        <w:tc>
          <w:tcPr>
            <w:tcW w:w="653" w:type="dxa"/>
          </w:tcPr>
          <w:p w:rsidR="00E71222" w:rsidRPr="00D01638" w:rsidRDefault="00E71222" w:rsidP="00CC48BB">
            <w:pPr>
              <w:jc w:val="both"/>
              <w:rPr>
                <w:sz w:val="16"/>
                <w:szCs w:val="16"/>
              </w:rPr>
            </w:pPr>
            <w:r w:rsidRPr="00D01638">
              <w:rPr>
                <w:b/>
                <w:bCs/>
                <w:sz w:val="16"/>
                <w:szCs w:val="16"/>
              </w:rPr>
              <w:t>Type</w:t>
            </w:r>
          </w:p>
        </w:tc>
        <w:tc>
          <w:tcPr>
            <w:tcW w:w="4171" w:type="dxa"/>
            <w:gridSpan w:val="4"/>
          </w:tcPr>
          <w:p w:rsidR="00E71222" w:rsidRPr="00D01638" w:rsidRDefault="00E71222" w:rsidP="00CC48BB">
            <w:pPr>
              <w:jc w:val="both"/>
              <w:rPr>
                <w:b/>
                <w:bCs/>
                <w:sz w:val="16"/>
                <w:szCs w:val="16"/>
              </w:rPr>
            </w:pPr>
            <w:r w:rsidRPr="00D01638">
              <w:rPr>
                <w:b/>
                <w:bCs/>
                <w:sz w:val="16"/>
                <w:szCs w:val="16"/>
              </w:rPr>
              <w:t>Equation</w:t>
            </w:r>
          </w:p>
        </w:tc>
      </w:tr>
      <w:tr w:rsidR="00E71222" w:rsidRPr="00D01638">
        <w:tc>
          <w:tcPr>
            <w:tcW w:w="1143" w:type="dxa"/>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1144" w:type="dxa"/>
            <w:gridSpan w:val="2"/>
          </w:tcPr>
          <w:p w:rsidR="00E71222" w:rsidRPr="00D01638" w:rsidRDefault="00E71222" w:rsidP="00CC48BB">
            <w:pPr>
              <w:jc w:val="both"/>
              <w:rPr>
                <w:sz w:val="16"/>
                <w:szCs w:val="16"/>
              </w:rPr>
            </w:pPr>
          </w:p>
        </w:tc>
        <w:tc>
          <w:tcPr>
            <w:tcW w:w="822" w:type="dxa"/>
          </w:tcPr>
          <w:p w:rsidR="00E71222" w:rsidRPr="00D01638" w:rsidRDefault="00E71222" w:rsidP="00CC48BB">
            <w:pPr>
              <w:jc w:val="both"/>
              <w:rPr>
                <w:sz w:val="16"/>
                <w:szCs w:val="16"/>
              </w:rPr>
            </w:pPr>
          </w:p>
        </w:tc>
        <w:tc>
          <w:tcPr>
            <w:tcW w:w="1465" w:type="dxa"/>
            <w:gridSpan w:val="3"/>
          </w:tcPr>
          <w:p w:rsidR="00E71222" w:rsidRPr="00D01638" w:rsidRDefault="00E71222" w:rsidP="00CC48BB">
            <w:pPr>
              <w:jc w:val="both"/>
              <w:rPr>
                <w:sz w:val="16"/>
                <w:szCs w:val="16"/>
              </w:rPr>
            </w:pPr>
            <w:r w:rsidRPr="00D01638">
              <w:rPr>
                <w:b/>
                <w:bCs/>
                <w:sz w:val="16"/>
                <w:szCs w:val="16"/>
              </w:rPr>
              <w:t>(Families: species)</w:t>
            </w:r>
          </w:p>
        </w:tc>
        <w:tc>
          <w:tcPr>
            <w:tcW w:w="1144" w:type="dxa"/>
          </w:tcPr>
          <w:p w:rsidR="00E71222" w:rsidRPr="00D01638" w:rsidRDefault="00E71222" w:rsidP="00CC48BB">
            <w:pPr>
              <w:jc w:val="both"/>
              <w:rPr>
                <w:sz w:val="16"/>
                <w:szCs w:val="16"/>
              </w:rPr>
            </w:pPr>
          </w:p>
        </w:tc>
        <w:tc>
          <w:tcPr>
            <w:tcW w:w="1076" w:type="dxa"/>
            <w:gridSpan w:val="2"/>
          </w:tcPr>
          <w:p w:rsidR="00E71222" w:rsidRPr="00D01638" w:rsidRDefault="00E71222" w:rsidP="00CC48BB">
            <w:pPr>
              <w:jc w:val="both"/>
              <w:rPr>
                <w:sz w:val="16"/>
                <w:szCs w:val="16"/>
              </w:rPr>
            </w:pPr>
          </w:p>
        </w:tc>
        <w:tc>
          <w:tcPr>
            <w:tcW w:w="1211" w:type="dxa"/>
            <w:gridSpan w:val="2"/>
          </w:tcPr>
          <w:p w:rsidR="00E71222" w:rsidRPr="00D01638" w:rsidRDefault="00E71222" w:rsidP="00CC48BB">
            <w:pPr>
              <w:jc w:val="both"/>
              <w:rPr>
                <w:sz w:val="16"/>
                <w:szCs w:val="16"/>
              </w:rPr>
            </w:pPr>
            <w:r w:rsidRPr="00D01638">
              <w:rPr>
                <w:b/>
                <w:bCs/>
                <w:sz w:val="16"/>
                <w:szCs w:val="16"/>
              </w:rPr>
              <w:t>(mm)</w:t>
            </w:r>
          </w:p>
        </w:tc>
        <w:tc>
          <w:tcPr>
            <w:tcW w:w="1144" w:type="dxa"/>
            <w:gridSpan w:val="2"/>
          </w:tcPr>
          <w:p w:rsidR="00E71222" w:rsidRPr="00D01638" w:rsidRDefault="00E71222" w:rsidP="00CC48BB">
            <w:pPr>
              <w:jc w:val="both"/>
              <w:rPr>
                <w:sz w:val="16"/>
                <w:szCs w:val="16"/>
              </w:rPr>
            </w:pPr>
          </w:p>
        </w:tc>
        <w:tc>
          <w:tcPr>
            <w:tcW w:w="1474"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0 </w:t>
            </w:r>
            <w:r w:rsidRPr="00D01638">
              <w:rPr>
                <w:b/>
                <w:bCs/>
                <w:sz w:val="16"/>
                <w:szCs w:val="16"/>
              </w:rPr>
              <w:t>± S.E.</w:t>
            </w:r>
          </w:p>
        </w:tc>
        <w:tc>
          <w:tcPr>
            <w:tcW w:w="1421" w:type="dxa"/>
          </w:tcPr>
          <w:p w:rsidR="00E71222" w:rsidRPr="00D01638" w:rsidRDefault="00E71222" w:rsidP="00CC48BB">
            <w:pPr>
              <w:jc w:val="both"/>
              <w:rPr>
                <w:sz w:val="16"/>
                <w:szCs w:val="16"/>
              </w:rPr>
            </w:pPr>
            <w:r w:rsidRPr="00D01638">
              <w:rPr>
                <w:b/>
                <w:bCs/>
                <w:i/>
                <w:iCs/>
                <w:sz w:val="16"/>
                <w:szCs w:val="16"/>
              </w:rPr>
              <w:t>B</w:t>
            </w:r>
            <w:r w:rsidRPr="00D01638">
              <w:rPr>
                <w:b/>
                <w:bCs/>
                <w:sz w:val="16"/>
                <w:szCs w:val="16"/>
                <w:vertAlign w:val="subscript"/>
              </w:rPr>
              <w:t xml:space="preserve">1 </w:t>
            </w:r>
            <w:r w:rsidRPr="00D01638">
              <w:rPr>
                <w:b/>
                <w:bCs/>
                <w:sz w:val="16"/>
                <w:szCs w:val="16"/>
              </w:rPr>
              <w:t>± S.E.</w:t>
            </w:r>
          </w:p>
        </w:tc>
        <w:tc>
          <w:tcPr>
            <w:tcW w:w="567" w:type="dxa"/>
          </w:tcPr>
          <w:p w:rsidR="00E71222" w:rsidRPr="00D01638" w:rsidRDefault="00E71222" w:rsidP="00CC48BB">
            <w:pPr>
              <w:jc w:val="both"/>
              <w:rPr>
                <w:sz w:val="16"/>
                <w:szCs w:val="16"/>
              </w:rPr>
            </w:pPr>
            <w:r w:rsidRPr="00D01638">
              <w:rPr>
                <w:b/>
                <w:bCs/>
                <w:sz w:val="16"/>
                <w:szCs w:val="16"/>
              </w:rPr>
              <w:t>Resi. SE</w:t>
            </w:r>
          </w:p>
        </w:tc>
        <w:tc>
          <w:tcPr>
            <w:tcW w:w="709" w:type="dxa"/>
          </w:tcPr>
          <w:p w:rsidR="00E71222" w:rsidRPr="00D01638" w:rsidRDefault="00E71222" w:rsidP="00CC48BB">
            <w:pPr>
              <w:jc w:val="both"/>
              <w:rPr>
                <w:b/>
                <w:bCs/>
                <w:sz w:val="16"/>
                <w:szCs w:val="16"/>
              </w:rPr>
            </w:pPr>
            <w:r w:rsidRPr="00D01638">
              <w:rPr>
                <w:b/>
                <w:bCs/>
                <w:i/>
                <w:iCs/>
                <w:sz w:val="16"/>
                <w:szCs w:val="16"/>
              </w:rPr>
              <w:t>R</w:t>
            </w:r>
            <w:r w:rsidRPr="00D01638">
              <w:rPr>
                <w:b/>
                <w:bCs/>
                <w:i/>
                <w:iCs/>
                <w:sz w:val="16"/>
                <w:szCs w:val="16"/>
                <w:vertAlign w:val="superscript"/>
              </w:rPr>
              <w:t>2</w:t>
            </w:r>
          </w:p>
        </w:tc>
      </w:tr>
      <w:tr w:rsidR="00E71222" w:rsidRPr="00D01638">
        <w:tc>
          <w:tcPr>
            <w:tcW w:w="1985" w:type="dxa"/>
            <w:gridSpan w:val="2"/>
            <w:tcBorders>
              <w:bottom w:val="nil"/>
            </w:tcBorders>
          </w:tcPr>
          <w:p w:rsidR="00E71222" w:rsidRPr="00D01638" w:rsidRDefault="00E71222" w:rsidP="00CC48BB">
            <w:pPr>
              <w:jc w:val="both"/>
              <w:rPr>
                <w:sz w:val="14"/>
                <w:szCs w:val="14"/>
              </w:rPr>
            </w:pPr>
            <w:r w:rsidRPr="00D01638">
              <w:rPr>
                <w:sz w:val="14"/>
                <w:szCs w:val="14"/>
              </w:rPr>
              <w:t>Rogers et al. (1977)</w:t>
            </w:r>
          </w:p>
        </w:tc>
        <w:tc>
          <w:tcPr>
            <w:tcW w:w="851" w:type="dxa"/>
            <w:gridSpan w:val="2"/>
            <w:tcBorders>
              <w:bottom w:val="nil"/>
            </w:tcBorders>
          </w:tcPr>
          <w:p w:rsidR="00E71222" w:rsidRPr="00D01638" w:rsidRDefault="00E71222" w:rsidP="00CC48BB">
            <w:pPr>
              <w:jc w:val="both"/>
              <w:rPr>
                <w:sz w:val="14"/>
                <w:szCs w:val="14"/>
              </w:rPr>
            </w:pPr>
          </w:p>
        </w:tc>
        <w:tc>
          <w:tcPr>
            <w:tcW w:w="1519" w:type="dxa"/>
            <w:gridSpan w:val="3"/>
            <w:tcBorders>
              <w:bottom w:val="nil"/>
            </w:tcBorders>
          </w:tcPr>
          <w:p w:rsidR="00E71222" w:rsidRPr="00D01638" w:rsidRDefault="00E71222" w:rsidP="00CC48BB">
            <w:pPr>
              <w:jc w:val="both"/>
              <w:rPr>
                <w:sz w:val="14"/>
                <w:szCs w:val="14"/>
              </w:rPr>
            </w:pPr>
          </w:p>
        </w:tc>
        <w:tc>
          <w:tcPr>
            <w:tcW w:w="1110" w:type="dxa"/>
            <w:tcBorders>
              <w:bottom w:val="nil"/>
            </w:tcBorders>
          </w:tcPr>
          <w:p w:rsidR="00E71222" w:rsidRPr="00D01638" w:rsidRDefault="00E71222" w:rsidP="00CC48BB">
            <w:pPr>
              <w:jc w:val="both"/>
              <w:rPr>
                <w:sz w:val="14"/>
                <w:szCs w:val="14"/>
              </w:rPr>
            </w:pPr>
            <w:r w:rsidRPr="00D01638">
              <w:rPr>
                <w:sz w:val="14"/>
                <w:szCs w:val="14"/>
              </w:rPr>
              <w:t>(#:22)</w:t>
            </w:r>
          </w:p>
        </w:tc>
        <w:tc>
          <w:tcPr>
            <w:tcW w:w="1574" w:type="dxa"/>
            <w:gridSpan w:val="3"/>
            <w:tcBorders>
              <w:bottom w:val="nil"/>
            </w:tcBorders>
          </w:tcPr>
          <w:p w:rsidR="00E71222" w:rsidRPr="00D01638" w:rsidRDefault="00E71222" w:rsidP="00CC48BB">
            <w:pPr>
              <w:jc w:val="both"/>
              <w:rPr>
                <w:sz w:val="14"/>
                <w:szCs w:val="14"/>
              </w:rPr>
            </w:pPr>
            <w:r w:rsidRPr="00D01638">
              <w:rPr>
                <w:sz w:val="14"/>
                <w:szCs w:val="14"/>
              </w:rPr>
              <w:t>Washington, USA</w:t>
            </w:r>
          </w:p>
        </w:tc>
        <w:tc>
          <w:tcPr>
            <w:tcW w:w="899" w:type="dxa"/>
            <w:tcBorders>
              <w:bottom w:val="nil"/>
            </w:tcBorders>
          </w:tcPr>
          <w:p w:rsidR="00E71222" w:rsidRPr="00D01638" w:rsidRDefault="00E71222" w:rsidP="00CC48BB">
            <w:pPr>
              <w:jc w:val="both"/>
              <w:rPr>
                <w:sz w:val="14"/>
                <w:szCs w:val="14"/>
              </w:rPr>
            </w:pPr>
            <w:r w:rsidRPr="00D01638">
              <w:rPr>
                <w:sz w:val="14"/>
                <w:szCs w:val="14"/>
              </w:rPr>
              <w:t>BL</w:t>
            </w:r>
          </w:p>
        </w:tc>
        <w:tc>
          <w:tcPr>
            <w:tcW w:w="1135" w:type="dxa"/>
            <w:tcBorders>
              <w:bottom w:val="nil"/>
            </w:tcBorders>
          </w:tcPr>
          <w:p w:rsidR="00E71222" w:rsidRPr="00D01638" w:rsidRDefault="00E71222" w:rsidP="00CC48BB">
            <w:pPr>
              <w:jc w:val="both"/>
              <w:rPr>
                <w:sz w:val="14"/>
                <w:szCs w:val="14"/>
              </w:rPr>
            </w:pPr>
            <w:r w:rsidRPr="00D01638">
              <w:rPr>
                <w:sz w:val="14"/>
                <w:szCs w:val="14"/>
              </w:rPr>
              <w:t>1.6-17</w:t>
            </w:r>
          </w:p>
        </w:tc>
        <w:tc>
          <w:tcPr>
            <w:tcW w:w="567" w:type="dxa"/>
            <w:gridSpan w:val="2"/>
            <w:tcBorders>
              <w:bottom w:val="nil"/>
            </w:tcBorders>
          </w:tcPr>
          <w:p w:rsidR="00E71222" w:rsidRPr="00D01638" w:rsidRDefault="00E71222" w:rsidP="00CC48BB">
            <w:pPr>
              <w:jc w:val="both"/>
              <w:rPr>
                <w:sz w:val="14"/>
                <w:szCs w:val="14"/>
              </w:rPr>
            </w:pPr>
            <w:r w:rsidRPr="00D01638">
              <w:rPr>
                <w:sz w:val="14"/>
                <w:szCs w:val="14"/>
              </w:rPr>
              <w:t>OLS</w:t>
            </w:r>
          </w:p>
        </w:tc>
        <w:tc>
          <w:tcPr>
            <w:tcW w:w="653" w:type="dxa"/>
            <w:tcBorders>
              <w:bottom w:val="nil"/>
            </w:tcBorders>
          </w:tcPr>
          <w:p w:rsidR="00E71222" w:rsidRPr="00D01638" w:rsidRDefault="00E71222" w:rsidP="00CC48BB">
            <w:pPr>
              <w:jc w:val="both"/>
              <w:rPr>
                <w:sz w:val="14"/>
                <w:szCs w:val="14"/>
              </w:rPr>
            </w:pPr>
            <w:r w:rsidRPr="00D01638">
              <w:rPr>
                <w:sz w:val="14"/>
                <w:szCs w:val="14"/>
              </w:rPr>
              <w:t>PF</w:t>
            </w:r>
          </w:p>
        </w:tc>
        <w:tc>
          <w:tcPr>
            <w:tcW w:w="1474" w:type="dxa"/>
            <w:tcBorders>
              <w:bottom w:val="nil"/>
            </w:tcBorders>
          </w:tcPr>
          <w:p w:rsidR="00E71222" w:rsidRPr="00D01638" w:rsidRDefault="00E71222" w:rsidP="00CC48BB">
            <w:pPr>
              <w:jc w:val="both"/>
              <w:rPr>
                <w:sz w:val="14"/>
                <w:szCs w:val="14"/>
              </w:rPr>
            </w:pPr>
            <w:r w:rsidRPr="00D01638">
              <w:rPr>
                <w:sz w:val="14"/>
                <w:szCs w:val="14"/>
              </w:rPr>
              <w:t>-4.037 ± 0.133</w:t>
            </w:r>
          </w:p>
        </w:tc>
        <w:tc>
          <w:tcPr>
            <w:tcW w:w="1421" w:type="dxa"/>
            <w:tcBorders>
              <w:bottom w:val="nil"/>
            </w:tcBorders>
          </w:tcPr>
          <w:p w:rsidR="00E71222" w:rsidRPr="00D01638" w:rsidRDefault="00E71222" w:rsidP="00CC48BB">
            <w:pPr>
              <w:jc w:val="both"/>
              <w:rPr>
                <w:sz w:val="14"/>
                <w:szCs w:val="14"/>
              </w:rPr>
            </w:pPr>
            <w:r w:rsidRPr="00D01638">
              <w:rPr>
                <w:sz w:val="14"/>
                <w:szCs w:val="14"/>
              </w:rPr>
              <w:t>2.903 ± 0.08</w:t>
            </w:r>
          </w:p>
        </w:tc>
        <w:tc>
          <w:tcPr>
            <w:tcW w:w="567" w:type="dxa"/>
            <w:tcBorders>
              <w:bottom w:val="nil"/>
            </w:tcBorders>
          </w:tcPr>
          <w:p w:rsidR="00E71222" w:rsidRPr="00D01638" w:rsidRDefault="00E71222" w:rsidP="00CC48BB">
            <w:pPr>
              <w:jc w:val="both"/>
              <w:rPr>
                <w:sz w:val="14"/>
                <w:szCs w:val="14"/>
              </w:rPr>
            </w:pPr>
            <w:r w:rsidRPr="00D01638">
              <w:rPr>
                <w:sz w:val="14"/>
                <w:szCs w:val="14"/>
              </w:rPr>
              <w:t>0.31</w:t>
            </w:r>
          </w:p>
        </w:tc>
        <w:tc>
          <w:tcPr>
            <w:tcW w:w="709" w:type="dxa"/>
            <w:tcBorders>
              <w:bottom w:val="nil"/>
            </w:tcBorders>
          </w:tcPr>
          <w:p w:rsidR="00E71222" w:rsidRPr="00D01638" w:rsidRDefault="00E71222" w:rsidP="00CC48BB">
            <w:pPr>
              <w:jc w:val="both"/>
              <w:rPr>
                <w:b/>
                <w:bCs/>
                <w:sz w:val="14"/>
                <w:szCs w:val="14"/>
              </w:rPr>
            </w:pPr>
            <w:r w:rsidRPr="00D01638">
              <w:rPr>
                <w:b/>
                <w:bCs/>
                <w:sz w:val="14"/>
                <w:szCs w:val="14"/>
              </w:rPr>
              <w:t>0.99</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Sample et al. (1993)</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ALL</w:t>
            </w: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(#:384)</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West Virginia, USA</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2.76-40.73</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-5.036 ± 0.157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3.122 ± 0.064</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-2.607 ± 0.088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1.457 ± 0.024</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0.95</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r w:rsidRPr="00D01638">
              <w:rPr>
                <w:sz w:val="14"/>
                <w:szCs w:val="14"/>
              </w:rPr>
              <w:t>MIC.</w:t>
            </w: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(#:46)</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2.76-10.6</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-4.913 ± 0.325</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2.918 ± 0.169</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135" w:type="dxa"/>
            <w:tcBorders>
              <w:top w:val="nil"/>
              <w:bottom w:val="nil"/>
            </w:tcBorders>
          </w:tcPr>
          <w:p w:rsidR="00E71222" w:rsidRPr="00D01638" w:rsidRDefault="00E71222" w:rsidP="00CC48BB">
            <w:pPr>
              <w:jc w:val="both"/>
              <w:rPr>
                <w:sz w:val="14"/>
                <w:szCs w:val="14"/>
              </w:rPr>
            </w:pP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-2.715 ± 0.199</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1.395 ± 0.08</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0.93</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r w:rsidRPr="00D01638">
              <w:rPr>
                <w:sz w:val="14"/>
                <w:szCs w:val="14"/>
              </w:rPr>
              <w:t>GEO</w:t>
            </w: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(1:58)</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6.45-21.70</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-4.172 ± 0.411</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2.628 ± 0.167</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-2.343 ± 0.283</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1.387 ± 0.084</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0.91</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r w:rsidRPr="00D01638">
              <w:rPr>
                <w:sz w:val="14"/>
                <w:szCs w:val="14"/>
              </w:rPr>
              <w:t>ARC</w:t>
            </w: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(1:60)</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5.05-20.06</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-3.755 ± 0.242</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2.658 ± 0.105</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0.96</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 * BW</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-1.658 ± 0.148</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1.222 ± 0.044</w:t>
            </w:r>
          </w:p>
        </w:tc>
        <w:tc>
          <w:tcPr>
            <w:tcW w:w="567" w:type="dxa"/>
            <w:tcBorders>
              <w:top w:val="nil"/>
              <w:bottom w:val="nil"/>
            </w:tcBorders>
          </w:tcPr>
          <w:p w:rsidR="00E71222" w:rsidRPr="00D01638" w:rsidRDefault="00E71222" w:rsidP="00CC48BB">
            <w:pPr>
              <w:jc w:val="both"/>
              <w:rPr>
                <w:sz w:val="14"/>
                <w:szCs w:val="14"/>
              </w:rPr>
            </w:pP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0.96</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Sage et al. (1982)</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(#:25)</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Texas, USA</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4.9-22.9</w:t>
            </w: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commentRangeStart w:id="523"/>
            <w:r w:rsidRPr="00D01638">
              <w:rPr>
                <w:sz w:val="14"/>
                <w:szCs w:val="14"/>
              </w:rPr>
              <w:t>PF</w:t>
            </w:r>
            <w:commentRangeEnd w:id="523"/>
            <w:r w:rsidRPr="00D01638">
              <w:rPr>
                <w:rStyle w:val="CommentReference"/>
                <w:sz w:val="14"/>
                <w:szCs w:val="14"/>
              </w:rPr>
              <w:commentReference w:id="523"/>
            </w:r>
          </w:p>
        </w:tc>
        <w:tc>
          <w:tcPr>
            <w:tcW w:w="1474" w:type="dxa"/>
            <w:tcBorders>
              <w:top w:val="nil"/>
              <w:bottom w:val="nil"/>
            </w:tcBorders>
          </w:tcPr>
          <w:p w:rsidR="00E71222" w:rsidRPr="004A1F67" w:rsidRDefault="00E71222" w:rsidP="00CC48BB">
            <w:pPr>
              <w:jc w:val="both"/>
              <w:rPr>
                <w:sz w:val="14"/>
                <w:szCs w:val="14"/>
              </w:rPr>
            </w:pPr>
          </w:p>
        </w:tc>
        <w:tc>
          <w:tcPr>
            <w:tcW w:w="1421" w:type="dxa"/>
            <w:tcBorders>
              <w:top w:val="nil"/>
              <w:bottom w:val="nil"/>
            </w:tcBorders>
          </w:tcPr>
          <w:p w:rsidR="00E71222" w:rsidRPr="004A1F67" w:rsidRDefault="00E71222" w:rsidP="00CC48BB">
            <w:pPr>
              <w:jc w:val="both"/>
              <w:rPr>
                <w:sz w:val="14"/>
                <w:szCs w:val="14"/>
              </w:rPr>
            </w:pPr>
          </w:p>
        </w:tc>
        <w:tc>
          <w:tcPr>
            <w:tcW w:w="567" w:type="dxa"/>
            <w:tcBorders>
              <w:top w:val="nil"/>
              <w:bottom w:val="nil"/>
            </w:tcBorders>
          </w:tcPr>
          <w:p w:rsidR="00E71222" w:rsidRPr="00B77527" w:rsidRDefault="00E71222" w:rsidP="00CC48BB">
            <w:pPr>
              <w:jc w:val="both"/>
              <w:rPr>
                <w:sz w:val="14"/>
                <w:szCs w:val="14"/>
              </w:rPr>
            </w:pPr>
          </w:p>
        </w:tc>
        <w:tc>
          <w:tcPr>
            <w:tcW w:w="709" w:type="dxa"/>
            <w:tcBorders>
              <w:top w:val="nil"/>
              <w:bottom w:val="nil"/>
            </w:tcBorders>
          </w:tcPr>
          <w:p w:rsidR="00E71222" w:rsidRPr="00D121F7" w:rsidRDefault="00E71222" w:rsidP="00CC48BB">
            <w:pPr>
              <w:jc w:val="both"/>
              <w:rPr>
                <w:b/>
                <w:bCs/>
                <w:sz w:val="14"/>
                <w:szCs w:val="14"/>
              </w:rPr>
            </w:pPr>
            <w:r w:rsidRPr="00D121F7">
              <w:rPr>
                <w:b/>
                <w:bCs/>
                <w:sz w:val="14"/>
                <w:szCs w:val="14"/>
              </w:rPr>
              <w:t>0.92</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Hodar (1996)</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HET</w:t>
            </w: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(10)</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Gaudix-Baza, Spain</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HW</w:t>
            </w:r>
          </w:p>
        </w:tc>
        <w:tc>
          <w:tcPr>
            <w:tcW w:w="1135" w:type="dxa"/>
            <w:tcBorders>
              <w:top w:val="nil"/>
              <w:bottom w:val="nil"/>
            </w:tcBorders>
          </w:tcPr>
          <w:p w:rsidR="00E71222" w:rsidRPr="00D01638" w:rsidRDefault="00E71222" w:rsidP="00CC48BB">
            <w:pPr>
              <w:jc w:val="both"/>
              <w:rPr>
                <w:sz w:val="14"/>
                <w:szCs w:val="14"/>
              </w:rPr>
            </w:pP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A=2.053 ± 0.25</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B=2.804 ± 0.236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0.493</w:t>
            </w:r>
          </w:p>
        </w:tc>
        <w:tc>
          <w:tcPr>
            <w:tcW w:w="709" w:type="dxa"/>
            <w:tcBorders>
              <w:top w:val="nil"/>
              <w:bottom w:val="nil"/>
            </w:tcBorders>
          </w:tcPr>
          <w:p w:rsidR="00E71222" w:rsidRPr="00D01638" w:rsidRDefault="00E71222" w:rsidP="00CC48BB">
            <w:pPr>
              <w:jc w:val="both"/>
              <w:rPr>
                <w:sz w:val="14"/>
                <w:szCs w:val="14"/>
              </w:rPr>
            </w:pPr>
            <w:r w:rsidRPr="00D01638">
              <w:rPr>
                <w:sz w:val="14"/>
                <w:szCs w:val="14"/>
              </w:rPr>
              <w:t>0.946</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t>
            </w:r>
          </w:p>
        </w:tc>
        <w:tc>
          <w:tcPr>
            <w:tcW w:w="851" w:type="dxa"/>
            <w:gridSpan w:val="2"/>
            <w:tcBorders>
              <w:top w:val="nil"/>
              <w:bottom w:val="nil"/>
            </w:tcBorders>
          </w:tcPr>
          <w:p w:rsidR="00E71222" w:rsidRPr="00D01638" w:rsidRDefault="00E71222" w:rsidP="00CC48BB">
            <w:pPr>
              <w:jc w:val="both"/>
              <w:rPr>
                <w:sz w:val="14"/>
                <w:szCs w:val="14"/>
              </w:rPr>
            </w:pPr>
            <w:r w:rsidRPr="00D01638">
              <w:rPr>
                <w:sz w:val="14"/>
                <w:szCs w:val="14"/>
              </w:rPr>
              <w:t>ROP</w:t>
            </w:r>
          </w:p>
        </w:tc>
        <w:tc>
          <w:tcPr>
            <w:tcW w:w="1519" w:type="dxa"/>
            <w:gridSpan w:val="3"/>
            <w:tcBorders>
              <w:top w:val="nil"/>
              <w:bottom w:val="nil"/>
            </w:tcBorders>
          </w:tcPr>
          <w:p w:rsidR="00E71222" w:rsidRPr="00D01638" w:rsidRDefault="00E71222" w:rsidP="00CC48BB">
            <w:pPr>
              <w:jc w:val="both"/>
              <w:rPr>
                <w:sz w:val="14"/>
                <w:szCs w:val="14"/>
              </w:rPr>
            </w:pP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(10)</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HW</w:t>
            </w:r>
          </w:p>
        </w:tc>
        <w:tc>
          <w:tcPr>
            <w:tcW w:w="1135" w:type="dxa"/>
            <w:tcBorders>
              <w:top w:val="nil"/>
              <w:bottom w:val="nil"/>
            </w:tcBorders>
          </w:tcPr>
          <w:p w:rsidR="00E71222" w:rsidRPr="00D01638" w:rsidRDefault="00E71222" w:rsidP="00CC48BB">
            <w:pPr>
              <w:jc w:val="both"/>
              <w:rPr>
                <w:sz w:val="14"/>
                <w:szCs w:val="14"/>
              </w:rPr>
            </w:pP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A=1.634 ± 0.46</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B=2.793 ± 0.446</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0.485</w:t>
            </w:r>
          </w:p>
        </w:tc>
        <w:tc>
          <w:tcPr>
            <w:tcW w:w="709" w:type="dxa"/>
            <w:tcBorders>
              <w:top w:val="nil"/>
              <w:bottom w:val="nil"/>
            </w:tcBorders>
          </w:tcPr>
          <w:p w:rsidR="00E71222" w:rsidRPr="00D01638" w:rsidRDefault="00E71222" w:rsidP="00CC48BB">
            <w:pPr>
              <w:jc w:val="both"/>
              <w:rPr>
                <w:sz w:val="14"/>
                <w:szCs w:val="14"/>
              </w:rPr>
            </w:pPr>
            <w:r w:rsidRPr="00D01638">
              <w:rPr>
                <w:sz w:val="14"/>
                <w:szCs w:val="14"/>
              </w:rPr>
              <w:t>0.831</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Ganihar et al. (1997)</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r w:rsidRPr="00D01638">
              <w:rPr>
                <w:sz w:val="14"/>
                <w:szCs w:val="14"/>
              </w:rPr>
              <w:t>NA</w:t>
            </w: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(#:10)</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Goa, India</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p>
        </w:tc>
        <w:tc>
          <w:tcPr>
            <w:tcW w:w="567" w:type="dxa"/>
            <w:gridSpan w:val="2"/>
            <w:tcBorders>
              <w:top w:val="nil"/>
              <w:bottom w:val="nil"/>
            </w:tcBorders>
          </w:tcPr>
          <w:p w:rsidR="00E71222" w:rsidRPr="00D01638" w:rsidRDefault="00E71222" w:rsidP="00CC48BB">
            <w:pPr>
              <w:jc w:val="both"/>
              <w:rPr>
                <w:sz w:val="14"/>
                <w:szCs w:val="14"/>
              </w:rPr>
            </w:pP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-4.7915 ± 0.7507</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2.8585 ± 0.2567</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0.4568</w:t>
            </w:r>
          </w:p>
        </w:tc>
        <w:tc>
          <w:tcPr>
            <w:tcW w:w="709" w:type="dxa"/>
            <w:tcBorders>
              <w:top w:val="nil"/>
              <w:bottom w:val="nil"/>
            </w:tcBorders>
          </w:tcPr>
          <w:p w:rsidR="00E71222" w:rsidRPr="00D01638" w:rsidRDefault="00E71222" w:rsidP="00CC48BB">
            <w:pPr>
              <w:jc w:val="both"/>
              <w:rPr>
                <w:sz w:val="14"/>
                <w:szCs w:val="14"/>
              </w:rPr>
            </w:pPr>
            <w:r w:rsidRPr="00D01638">
              <w:rPr>
                <w:b/>
                <w:bCs/>
                <w:sz w:val="14"/>
                <w:szCs w:val="14"/>
              </w:rPr>
              <w:t>0.93</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Johnson and Strong (2000)</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rPr>
            </w:pPr>
            <w:r w:rsidRPr="00D01638">
              <w:rPr>
                <w:sz w:val="14"/>
                <w:szCs w:val="14"/>
              </w:rPr>
              <w:t>NA</w:t>
            </w:r>
          </w:p>
        </w:tc>
        <w:tc>
          <w:tcPr>
            <w:tcW w:w="1110" w:type="dxa"/>
            <w:tcBorders>
              <w:top w:val="nil"/>
              <w:bottom w:val="nil"/>
            </w:tcBorders>
          </w:tcPr>
          <w:p w:rsidR="00E71222" w:rsidRPr="00D01638" w:rsidRDefault="00E71222" w:rsidP="00CC48BB">
            <w:pPr>
              <w:jc w:val="both"/>
              <w:rPr>
                <w:sz w:val="14"/>
                <w:szCs w:val="14"/>
              </w:rPr>
            </w:pPr>
            <w:r w:rsidRPr="00D01638">
              <w:rPr>
                <w:sz w:val="14"/>
                <w:szCs w:val="14"/>
              </w:rPr>
              <w:t>(40)</w:t>
            </w:r>
          </w:p>
        </w:tc>
        <w:tc>
          <w:tcPr>
            <w:tcW w:w="1574" w:type="dxa"/>
            <w:gridSpan w:val="3"/>
            <w:tcBorders>
              <w:top w:val="nil"/>
              <w:bottom w:val="nil"/>
            </w:tcBorders>
          </w:tcPr>
          <w:p w:rsidR="00E71222" w:rsidRPr="00D01638" w:rsidRDefault="00E71222" w:rsidP="00CC48BB">
            <w:pPr>
              <w:jc w:val="both"/>
              <w:rPr>
                <w:sz w:val="14"/>
                <w:szCs w:val="14"/>
              </w:rPr>
            </w:pPr>
            <w:r w:rsidRPr="00D01638">
              <w:rPr>
                <w:sz w:val="14"/>
                <w:szCs w:val="14"/>
              </w:rPr>
              <w:t>Jamaica</w:t>
            </w:r>
          </w:p>
        </w:tc>
        <w:tc>
          <w:tcPr>
            <w:tcW w:w="899" w:type="dxa"/>
            <w:tcBorders>
              <w:top w:val="nil"/>
              <w:bottom w:val="nil"/>
            </w:tcBorders>
          </w:tcPr>
          <w:p w:rsidR="00E71222" w:rsidRPr="00D01638" w:rsidRDefault="00E71222" w:rsidP="00CC48BB">
            <w:pPr>
              <w:jc w:val="both"/>
              <w:rPr>
                <w:sz w:val="14"/>
                <w:szCs w:val="14"/>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rPr>
            </w:pPr>
            <w:r w:rsidRPr="00D01638">
              <w:rPr>
                <w:sz w:val="14"/>
                <w:szCs w:val="14"/>
              </w:rPr>
              <w:t>2.2-18.6</w:t>
            </w:r>
          </w:p>
        </w:tc>
        <w:tc>
          <w:tcPr>
            <w:tcW w:w="567" w:type="dxa"/>
            <w:gridSpan w:val="2"/>
            <w:tcBorders>
              <w:top w:val="nil"/>
              <w:bottom w:val="nil"/>
            </w:tcBorders>
          </w:tcPr>
          <w:p w:rsidR="00E71222" w:rsidRPr="00D01638" w:rsidRDefault="00E71222" w:rsidP="00CC48BB">
            <w:pPr>
              <w:jc w:val="both"/>
              <w:rPr>
                <w:sz w:val="14"/>
                <w:szCs w:val="14"/>
              </w:rPr>
            </w:pPr>
            <w:r w:rsidRPr="00D01638">
              <w:rPr>
                <w:sz w:val="14"/>
                <w:szCs w:val="14"/>
              </w:rPr>
              <w:t>OLS</w:t>
            </w:r>
          </w:p>
        </w:tc>
        <w:tc>
          <w:tcPr>
            <w:tcW w:w="653" w:type="dxa"/>
            <w:tcBorders>
              <w:top w:val="nil"/>
              <w:bottom w:val="nil"/>
            </w:tcBorders>
          </w:tcPr>
          <w:p w:rsidR="00E71222" w:rsidRPr="00D01638" w:rsidRDefault="00E71222" w:rsidP="00CC48BB">
            <w:pPr>
              <w:jc w:val="both"/>
              <w:rPr>
                <w:sz w:val="14"/>
                <w:szCs w:val="14"/>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rPr>
            </w:pPr>
            <w:r w:rsidRPr="00D01638">
              <w:rPr>
                <w:sz w:val="14"/>
                <w:szCs w:val="14"/>
              </w:rPr>
              <w:t>-3.268 ± 0.255</w:t>
            </w:r>
          </w:p>
        </w:tc>
        <w:tc>
          <w:tcPr>
            <w:tcW w:w="1421" w:type="dxa"/>
            <w:tcBorders>
              <w:top w:val="nil"/>
              <w:bottom w:val="nil"/>
            </w:tcBorders>
          </w:tcPr>
          <w:p w:rsidR="00E71222" w:rsidRPr="00D01638" w:rsidRDefault="00E71222" w:rsidP="00CC48BB">
            <w:pPr>
              <w:jc w:val="both"/>
              <w:rPr>
                <w:sz w:val="14"/>
                <w:szCs w:val="14"/>
              </w:rPr>
            </w:pPr>
            <w:r w:rsidRPr="00D01638">
              <w:rPr>
                <w:sz w:val="14"/>
                <w:szCs w:val="14"/>
              </w:rPr>
              <w:t>2.243 ± 0.130</w:t>
            </w:r>
          </w:p>
        </w:tc>
        <w:tc>
          <w:tcPr>
            <w:tcW w:w="567" w:type="dxa"/>
            <w:tcBorders>
              <w:top w:val="nil"/>
              <w:bottom w:val="nil"/>
            </w:tcBorders>
          </w:tcPr>
          <w:p w:rsidR="00E71222" w:rsidRPr="00D01638" w:rsidRDefault="00E71222" w:rsidP="00CC48BB">
            <w:pPr>
              <w:jc w:val="both"/>
              <w:rPr>
                <w:sz w:val="14"/>
                <w:szCs w:val="14"/>
              </w:rPr>
            </w:pPr>
            <w:r w:rsidRPr="00D01638">
              <w:rPr>
                <w:sz w:val="14"/>
                <w:szCs w:val="14"/>
              </w:rPr>
              <w:t>NA</w:t>
            </w:r>
          </w:p>
        </w:tc>
        <w:tc>
          <w:tcPr>
            <w:tcW w:w="709" w:type="dxa"/>
            <w:tcBorders>
              <w:top w:val="nil"/>
              <w:bottom w:val="nil"/>
            </w:tcBorders>
          </w:tcPr>
          <w:p w:rsidR="00E71222" w:rsidRPr="00D01638" w:rsidRDefault="00E71222" w:rsidP="00CC48BB">
            <w:pPr>
              <w:jc w:val="both"/>
              <w:rPr>
                <w:b/>
                <w:bCs/>
                <w:sz w:val="14"/>
                <w:szCs w:val="14"/>
              </w:rPr>
            </w:pPr>
            <w:r w:rsidRPr="00D01638">
              <w:rPr>
                <w:b/>
                <w:bCs/>
                <w:sz w:val="14"/>
                <w:szCs w:val="14"/>
              </w:rPr>
              <w:t>0.942</w:t>
            </w:r>
          </w:p>
        </w:tc>
      </w:tr>
      <w:tr w:rsidR="00E71222" w:rsidRPr="00D01638">
        <w:tc>
          <w:tcPr>
            <w:tcW w:w="1985"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Schoener (1980)</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1110" w:type="dxa"/>
            <w:tcBorders>
              <w:top w:val="nil"/>
              <w:bottom w:val="nil"/>
            </w:tcBorders>
          </w:tcPr>
          <w:p w:rsidR="00E71222" w:rsidRPr="00D01638" w:rsidRDefault="00E71222" w:rsidP="00CC48BB">
            <w:pPr>
              <w:jc w:val="both"/>
              <w:rPr>
                <w:i/>
                <w:iCs/>
                <w:sz w:val="14"/>
                <w:szCs w:val="14"/>
              </w:rPr>
            </w:pPr>
            <w:r w:rsidRPr="00D01638">
              <w:rPr>
                <w:i/>
                <w:iCs/>
                <w:sz w:val="14"/>
                <w:szCs w:val="14"/>
              </w:rPr>
              <w:t>(#:29)</w:t>
            </w:r>
          </w:p>
        </w:tc>
        <w:tc>
          <w:tcPr>
            <w:tcW w:w="1574"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Dry forest, Canas, Costa Rica</w:t>
            </w:r>
          </w:p>
        </w:tc>
        <w:tc>
          <w:tcPr>
            <w:tcW w:w="899"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135" w:type="dxa"/>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gridSpan w:val="2"/>
            <w:tcBorders>
              <w:top w:val="nil"/>
              <w:bottom w:val="nil"/>
            </w:tcBorders>
          </w:tcPr>
          <w:p w:rsidR="00E71222" w:rsidRPr="00D01638" w:rsidRDefault="00E71222" w:rsidP="00CC48BB">
            <w:pPr>
              <w:jc w:val="both"/>
              <w:rPr>
                <w:i/>
                <w:iCs/>
                <w:sz w:val="14"/>
                <w:szCs w:val="14"/>
              </w:rPr>
            </w:pPr>
          </w:p>
        </w:tc>
        <w:tc>
          <w:tcPr>
            <w:tcW w:w="653"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0.026 ± 0.186735</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2.55 ± 0.571429</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b/>
                <w:bCs/>
                <w:i/>
                <w:iCs/>
                <w:sz w:val="14"/>
                <w:szCs w:val="14"/>
              </w:rPr>
            </w:pPr>
            <w:r w:rsidRPr="00D01638">
              <w:rPr>
                <w:b/>
                <w:bCs/>
                <w:i/>
                <w:iCs/>
                <w:sz w:val="14"/>
                <w:szCs w:val="14"/>
              </w:rPr>
              <w:t>0.958</w:t>
            </w:r>
          </w:p>
        </w:tc>
      </w:tr>
      <w:tr w:rsidR="00E71222" w:rsidRPr="00D01638">
        <w:tc>
          <w:tcPr>
            <w:tcW w:w="1985"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1110" w:type="dxa"/>
            <w:tcBorders>
              <w:top w:val="nil"/>
              <w:bottom w:val="nil"/>
            </w:tcBorders>
          </w:tcPr>
          <w:p w:rsidR="00E71222" w:rsidRPr="00D01638" w:rsidRDefault="00E71222" w:rsidP="00CC48BB">
            <w:pPr>
              <w:jc w:val="both"/>
              <w:rPr>
                <w:i/>
                <w:iCs/>
                <w:sz w:val="14"/>
                <w:szCs w:val="14"/>
              </w:rPr>
            </w:pPr>
            <w:r w:rsidRPr="00D01638">
              <w:rPr>
                <w:i/>
                <w:iCs/>
                <w:sz w:val="14"/>
                <w:szCs w:val="14"/>
              </w:rPr>
              <w:t>(#:7)</w:t>
            </w:r>
          </w:p>
        </w:tc>
        <w:tc>
          <w:tcPr>
            <w:tcW w:w="1574"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Rainforest, Guipiles, Costa Rica</w:t>
            </w:r>
          </w:p>
        </w:tc>
        <w:tc>
          <w:tcPr>
            <w:tcW w:w="899"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135" w:type="dxa"/>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gridSpan w:val="2"/>
            <w:tcBorders>
              <w:top w:val="nil"/>
              <w:bottom w:val="nil"/>
            </w:tcBorders>
          </w:tcPr>
          <w:p w:rsidR="00E71222" w:rsidRPr="00D01638" w:rsidRDefault="00E71222" w:rsidP="00CC48BB">
            <w:pPr>
              <w:jc w:val="both"/>
              <w:rPr>
                <w:i/>
                <w:iCs/>
                <w:sz w:val="14"/>
                <w:szCs w:val="14"/>
              </w:rPr>
            </w:pPr>
          </w:p>
        </w:tc>
        <w:tc>
          <w:tcPr>
            <w:tcW w:w="653" w:type="dxa"/>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0.078 ± 0.139796</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1.32 ± 0.683673</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0.749</w:t>
            </w:r>
          </w:p>
        </w:tc>
      </w:tr>
      <w:tr w:rsidR="00E71222" w:rsidRPr="00D01638">
        <w:tc>
          <w:tcPr>
            <w:tcW w:w="1985"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NA</w:t>
            </w:r>
          </w:p>
        </w:tc>
        <w:tc>
          <w:tcPr>
            <w:tcW w:w="1110" w:type="dxa"/>
            <w:tcBorders>
              <w:top w:val="nil"/>
              <w:bottom w:val="nil"/>
            </w:tcBorders>
          </w:tcPr>
          <w:p w:rsidR="00E71222" w:rsidRPr="00D01638" w:rsidRDefault="00E71222" w:rsidP="00CC48BB">
            <w:pPr>
              <w:jc w:val="both"/>
              <w:rPr>
                <w:i/>
                <w:iCs/>
                <w:sz w:val="14"/>
                <w:szCs w:val="14"/>
              </w:rPr>
            </w:pPr>
            <w:r w:rsidRPr="00D01638">
              <w:rPr>
                <w:i/>
                <w:iCs/>
                <w:sz w:val="14"/>
                <w:szCs w:val="14"/>
              </w:rPr>
              <w:t>(#:18)</w:t>
            </w:r>
          </w:p>
        </w:tc>
        <w:tc>
          <w:tcPr>
            <w:tcW w:w="1574"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Massachusetts</w:t>
            </w:r>
          </w:p>
        </w:tc>
        <w:tc>
          <w:tcPr>
            <w:tcW w:w="899"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135" w:type="dxa"/>
            <w:tcBorders>
              <w:top w:val="nil"/>
              <w:bottom w:val="nil"/>
            </w:tcBorders>
          </w:tcPr>
          <w:p w:rsidR="00E71222" w:rsidRPr="00D01638" w:rsidRDefault="00E71222" w:rsidP="00CC48BB">
            <w:pPr>
              <w:jc w:val="both"/>
              <w:rPr>
                <w:i/>
                <w:iCs/>
                <w:sz w:val="14"/>
                <w:szCs w:val="14"/>
              </w:rPr>
            </w:pPr>
            <w:r w:rsidRPr="00D01638">
              <w:rPr>
                <w:i/>
                <w:iCs/>
                <w:sz w:val="14"/>
                <w:szCs w:val="14"/>
              </w:rPr>
              <w:t>N.P.</w:t>
            </w:r>
          </w:p>
        </w:tc>
        <w:tc>
          <w:tcPr>
            <w:tcW w:w="567" w:type="dxa"/>
            <w:gridSpan w:val="2"/>
            <w:tcBorders>
              <w:top w:val="nil"/>
              <w:bottom w:val="nil"/>
            </w:tcBorders>
          </w:tcPr>
          <w:p w:rsidR="00E71222" w:rsidRPr="00D01638" w:rsidRDefault="00E71222" w:rsidP="00CC48BB">
            <w:pPr>
              <w:jc w:val="both"/>
              <w:rPr>
                <w:i/>
                <w:iCs/>
                <w:sz w:val="14"/>
                <w:szCs w:val="14"/>
              </w:rPr>
            </w:pPr>
          </w:p>
        </w:tc>
        <w:tc>
          <w:tcPr>
            <w:tcW w:w="653" w:type="dxa"/>
            <w:tcBorders>
              <w:top w:val="nil"/>
              <w:bottom w:val="nil"/>
            </w:tcBorders>
          </w:tcPr>
          <w:p w:rsidR="00E71222" w:rsidRPr="00D01638" w:rsidRDefault="00E71222" w:rsidP="00CC48BB">
            <w:pPr>
              <w:jc w:val="both"/>
              <w:rPr>
                <w:i/>
                <w:iCs/>
                <w:sz w:val="14"/>
                <w:szCs w:val="14"/>
              </w:rPr>
            </w:pPr>
            <w:r w:rsidRPr="00D01638">
              <w:rPr>
                <w:i/>
                <w:iCs/>
                <w:sz w:val="14"/>
                <w:szCs w:val="14"/>
              </w:rPr>
              <w:t>“</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A=   0.014 ± 0.18673</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B=   2.55 ± 0.571429</w:t>
            </w:r>
          </w:p>
        </w:tc>
        <w:tc>
          <w:tcPr>
            <w:tcW w:w="567" w:type="dxa"/>
            <w:tcBorders>
              <w:top w:val="nil"/>
              <w:bottom w:val="nil"/>
            </w:tcBorders>
          </w:tcPr>
          <w:p w:rsidR="00E71222" w:rsidRPr="00D01638" w:rsidRDefault="00E71222" w:rsidP="00CC48BB">
            <w:pPr>
              <w:jc w:val="both"/>
              <w:rPr>
                <w:i/>
                <w:iCs/>
                <w:sz w:val="14"/>
                <w:szCs w:val="14"/>
              </w:rPr>
            </w:pP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0.77</w:t>
            </w:r>
          </w:p>
        </w:tc>
      </w:tr>
      <w:tr w:rsidR="00E71222" w:rsidRPr="00D01638">
        <w:tc>
          <w:tcPr>
            <w:tcW w:w="1985"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Brady and Noske (2006)</w:t>
            </w:r>
          </w:p>
        </w:tc>
        <w:tc>
          <w:tcPr>
            <w:tcW w:w="851" w:type="dxa"/>
            <w:gridSpan w:val="2"/>
            <w:tcBorders>
              <w:top w:val="nil"/>
              <w:bottom w:val="nil"/>
            </w:tcBorders>
          </w:tcPr>
          <w:p w:rsidR="00E71222" w:rsidRPr="00D01638" w:rsidRDefault="00E71222" w:rsidP="00CC48BB">
            <w:pPr>
              <w:jc w:val="both"/>
              <w:rPr>
                <w:i/>
                <w:iCs/>
                <w:sz w:val="14"/>
                <w:szCs w:val="14"/>
              </w:rPr>
            </w:pPr>
          </w:p>
        </w:tc>
        <w:tc>
          <w:tcPr>
            <w:tcW w:w="1519" w:type="dxa"/>
            <w:gridSpan w:val="3"/>
            <w:tcBorders>
              <w:top w:val="nil"/>
              <w:bottom w:val="nil"/>
            </w:tcBorders>
          </w:tcPr>
          <w:p w:rsidR="00E71222" w:rsidRPr="00D01638" w:rsidRDefault="00E71222" w:rsidP="00CC48BB">
            <w:pPr>
              <w:jc w:val="both"/>
              <w:rPr>
                <w:i/>
                <w:iCs/>
                <w:sz w:val="14"/>
                <w:szCs w:val="14"/>
              </w:rPr>
            </w:pPr>
          </w:p>
        </w:tc>
        <w:tc>
          <w:tcPr>
            <w:tcW w:w="1110" w:type="dxa"/>
            <w:tcBorders>
              <w:top w:val="nil"/>
              <w:bottom w:val="nil"/>
            </w:tcBorders>
          </w:tcPr>
          <w:p w:rsidR="00E71222" w:rsidRPr="00D01638" w:rsidRDefault="00E71222" w:rsidP="00CC48BB">
            <w:pPr>
              <w:jc w:val="both"/>
              <w:rPr>
                <w:i/>
                <w:iCs/>
                <w:sz w:val="14"/>
                <w:szCs w:val="14"/>
              </w:rPr>
            </w:pPr>
            <w:r w:rsidRPr="00D01638">
              <w:rPr>
                <w:i/>
                <w:iCs/>
                <w:sz w:val="14"/>
                <w:szCs w:val="14"/>
              </w:rPr>
              <w:t>((6 sp: 28)</w:t>
            </w:r>
          </w:p>
        </w:tc>
        <w:tc>
          <w:tcPr>
            <w:tcW w:w="1574" w:type="dxa"/>
            <w:gridSpan w:val="3"/>
            <w:tcBorders>
              <w:top w:val="nil"/>
              <w:bottom w:val="nil"/>
            </w:tcBorders>
          </w:tcPr>
          <w:p w:rsidR="00E71222" w:rsidRPr="00D01638" w:rsidRDefault="00E71222" w:rsidP="00CC48BB">
            <w:pPr>
              <w:jc w:val="both"/>
              <w:rPr>
                <w:i/>
                <w:iCs/>
                <w:sz w:val="14"/>
                <w:szCs w:val="14"/>
              </w:rPr>
            </w:pPr>
            <w:r w:rsidRPr="00D01638">
              <w:rPr>
                <w:i/>
                <w:iCs/>
                <w:sz w:val="14"/>
                <w:szCs w:val="14"/>
              </w:rPr>
              <w:t>NT, AUS</w:t>
            </w:r>
          </w:p>
        </w:tc>
        <w:tc>
          <w:tcPr>
            <w:tcW w:w="899" w:type="dxa"/>
            <w:tcBorders>
              <w:top w:val="nil"/>
              <w:bottom w:val="nil"/>
            </w:tcBorders>
          </w:tcPr>
          <w:p w:rsidR="00E71222" w:rsidRPr="00D01638" w:rsidRDefault="00E71222" w:rsidP="00CC48BB">
            <w:pPr>
              <w:jc w:val="both"/>
              <w:rPr>
                <w:i/>
                <w:iCs/>
                <w:sz w:val="14"/>
                <w:szCs w:val="14"/>
              </w:rPr>
            </w:pPr>
            <w:r w:rsidRPr="00D01638">
              <w:rPr>
                <w:i/>
                <w:iCs/>
                <w:sz w:val="14"/>
                <w:szCs w:val="14"/>
              </w:rPr>
              <w:t>BL</w:t>
            </w:r>
          </w:p>
        </w:tc>
        <w:tc>
          <w:tcPr>
            <w:tcW w:w="1135" w:type="dxa"/>
            <w:tcBorders>
              <w:top w:val="nil"/>
              <w:bottom w:val="nil"/>
            </w:tcBorders>
          </w:tcPr>
          <w:p w:rsidR="00E71222" w:rsidRPr="00D01638" w:rsidRDefault="00E71222" w:rsidP="00CC48BB">
            <w:pPr>
              <w:jc w:val="both"/>
              <w:rPr>
                <w:i/>
                <w:iCs/>
                <w:sz w:val="14"/>
                <w:szCs w:val="14"/>
              </w:rPr>
            </w:pPr>
            <w:r w:rsidRPr="00D01638">
              <w:rPr>
                <w:i/>
                <w:iCs/>
                <w:sz w:val="14"/>
                <w:szCs w:val="14"/>
              </w:rPr>
              <w:t>7-34</w:t>
            </w:r>
          </w:p>
        </w:tc>
        <w:tc>
          <w:tcPr>
            <w:tcW w:w="567" w:type="dxa"/>
            <w:gridSpan w:val="2"/>
            <w:tcBorders>
              <w:top w:val="nil"/>
              <w:bottom w:val="nil"/>
            </w:tcBorders>
          </w:tcPr>
          <w:p w:rsidR="00E71222" w:rsidRPr="00D01638" w:rsidRDefault="00E71222" w:rsidP="00CC48BB">
            <w:pPr>
              <w:jc w:val="both"/>
              <w:rPr>
                <w:i/>
                <w:iCs/>
                <w:sz w:val="14"/>
                <w:szCs w:val="14"/>
              </w:rPr>
            </w:pPr>
            <w:r w:rsidRPr="00D01638">
              <w:rPr>
                <w:i/>
                <w:iCs/>
                <w:sz w:val="14"/>
                <w:szCs w:val="14"/>
              </w:rPr>
              <w:t>OLS</w:t>
            </w:r>
          </w:p>
        </w:tc>
        <w:tc>
          <w:tcPr>
            <w:tcW w:w="653" w:type="dxa"/>
            <w:tcBorders>
              <w:top w:val="nil"/>
              <w:bottom w:val="nil"/>
            </w:tcBorders>
          </w:tcPr>
          <w:p w:rsidR="00E71222" w:rsidRPr="00D01638" w:rsidRDefault="00E71222" w:rsidP="00CC48BB">
            <w:pPr>
              <w:jc w:val="both"/>
              <w:rPr>
                <w:i/>
                <w:iCs/>
                <w:sz w:val="14"/>
                <w:szCs w:val="14"/>
              </w:rPr>
            </w:pPr>
            <w:r w:rsidRPr="00D01638">
              <w:rPr>
                <w:i/>
                <w:iCs/>
                <w:sz w:val="14"/>
                <w:szCs w:val="14"/>
              </w:rPr>
              <w:t>PF</w:t>
            </w:r>
          </w:p>
        </w:tc>
        <w:tc>
          <w:tcPr>
            <w:tcW w:w="1474" w:type="dxa"/>
            <w:tcBorders>
              <w:top w:val="nil"/>
              <w:bottom w:val="nil"/>
            </w:tcBorders>
          </w:tcPr>
          <w:p w:rsidR="00E71222" w:rsidRPr="00D01638" w:rsidRDefault="00E71222" w:rsidP="00CC48BB">
            <w:pPr>
              <w:jc w:val="both"/>
              <w:rPr>
                <w:i/>
                <w:iCs/>
                <w:sz w:val="14"/>
                <w:szCs w:val="14"/>
              </w:rPr>
            </w:pPr>
            <w:r w:rsidRPr="00D01638">
              <w:rPr>
                <w:i/>
                <w:iCs/>
                <w:sz w:val="14"/>
                <w:szCs w:val="14"/>
              </w:rPr>
              <w:t>0.001</w:t>
            </w:r>
          </w:p>
        </w:tc>
        <w:tc>
          <w:tcPr>
            <w:tcW w:w="1421" w:type="dxa"/>
            <w:tcBorders>
              <w:top w:val="nil"/>
              <w:bottom w:val="nil"/>
            </w:tcBorders>
          </w:tcPr>
          <w:p w:rsidR="00E71222" w:rsidRPr="00D01638" w:rsidRDefault="00E71222" w:rsidP="00CC48BB">
            <w:pPr>
              <w:jc w:val="both"/>
              <w:rPr>
                <w:i/>
                <w:iCs/>
                <w:sz w:val="14"/>
                <w:szCs w:val="14"/>
              </w:rPr>
            </w:pPr>
            <w:r w:rsidRPr="00D01638">
              <w:rPr>
                <w:i/>
                <w:iCs/>
                <w:sz w:val="14"/>
                <w:szCs w:val="14"/>
              </w:rPr>
              <w:t>2.313 ± 0.223</w:t>
            </w:r>
          </w:p>
        </w:tc>
        <w:tc>
          <w:tcPr>
            <w:tcW w:w="567" w:type="dxa"/>
            <w:tcBorders>
              <w:top w:val="nil"/>
              <w:bottom w:val="nil"/>
            </w:tcBorders>
          </w:tcPr>
          <w:p w:rsidR="00E71222" w:rsidRPr="00D01638" w:rsidRDefault="00E71222" w:rsidP="00CC48BB">
            <w:pPr>
              <w:jc w:val="both"/>
              <w:rPr>
                <w:i/>
                <w:iCs/>
                <w:sz w:val="14"/>
                <w:szCs w:val="14"/>
              </w:rPr>
            </w:pPr>
            <w:r w:rsidRPr="00D01638">
              <w:rPr>
                <w:i/>
                <w:iCs/>
                <w:sz w:val="14"/>
                <w:szCs w:val="14"/>
              </w:rPr>
              <w:t>0.396</w:t>
            </w:r>
          </w:p>
        </w:tc>
        <w:tc>
          <w:tcPr>
            <w:tcW w:w="709" w:type="dxa"/>
            <w:tcBorders>
              <w:top w:val="nil"/>
              <w:bottom w:val="nil"/>
            </w:tcBorders>
          </w:tcPr>
          <w:p w:rsidR="00E71222" w:rsidRPr="00D01638" w:rsidRDefault="00E71222" w:rsidP="00CC48BB">
            <w:pPr>
              <w:jc w:val="both"/>
              <w:rPr>
                <w:i/>
                <w:iCs/>
                <w:sz w:val="14"/>
                <w:szCs w:val="14"/>
              </w:rPr>
            </w:pPr>
            <w:r w:rsidRPr="00D01638">
              <w:rPr>
                <w:i/>
                <w:iCs/>
                <w:sz w:val="14"/>
                <w:szCs w:val="14"/>
              </w:rPr>
              <w:t>0.805/0.938</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Wardhaugh (2013)</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highlight w:val="yellow"/>
              </w:rPr>
            </w:pPr>
            <w:r w:rsidRPr="00D01638">
              <w:rPr>
                <w:sz w:val="14"/>
                <w:szCs w:val="14"/>
              </w:rPr>
              <w:t>NA</w:t>
            </w:r>
          </w:p>
        </w:tc>
        <w:tc>
          <w:tcPr>
            <w:tcW w:w="1110" w:type="dxa"/>
            <w:tcBorders>
              <w:top w:val="nil"/>
              <w:bottom w:val="nil"/>
            </w:tcBorders>
          </w:tcPr>
          <w:p w:rsidR="00E71222" w:rsidRPr="00D01638" w:rsidRDefault="00E71222" w:rsidP="00CC48BB">
            <w:pPr>
              <w:jc w:val="both"/>
              <w:rPr>
                <w:sz w:val="14"/>
                <w:szCs w:val="14"/>
                <w:highlight w:val="yellow"/>
              </w:rPr>
            </w:pPr>
            <w:r w:rsidRPr="00D01638">
              <w:rPr>
                <w:sz w:val="14"/>
                <w:szCs w:val="14"/>
              </w:rPr>
              <w:t>(#:11)</w:t>
            </w:r>
          </w:p>
        </w:tc>
        <w:tc>
          <w:tcPr>
            <w:tcW w:w="1574" w:type="dxa"/>
            <w:gridSpan w:val="3"/>
            <w:tcBorders>
              <w:top w:val="nil"/>
              <w:bottom w:val="nil"/>
            </w:tcBorders>
          </w:tcPr>
          <w:p w:rsidR="00E71222" w:rsidRPr="00D01638" w:rsidRDefault="00E71222" w:rsidP="00CC48BB">
            <w:pPr>
              <w:jc w:val="both"/>
              <w:rPr>
                <w:sz w:val="14"/>
                <w:szCs w:val="14"/>
                <w:highlight w:val="yellow"/>
              </w:rPr>
            </w:pPr>
            <w:r w:rsidRPr="00D01638">
              <w:rPr>
                <w:sz w:val="14"/>
                <w:szCs w:val="14"/>
              </w:rPr>
              <w:t>Daintree QL AUS</w:t>
            </w:r>
          </w:p>
        </w:tc>
        <w:tc>
          <w:tcPr>
            <w:tcW w:w="899" w:type="dxa"/>
            <w:tcBorders>
              <w:top w:val="nil"/>
              <w:bottom w:val="nil"/>
            </w:tcBorders>
          </w:tcPr>
          <w:p w:rsidR="00E71222" w:rsidRPr="00D01638" w:rsidRDefault="00E71222" w:rsidP="00CC48BB">
            <w:pPr>
              <w:jc w:val="both"/>
              <w:rPr>
                <w:sz w:val="14"/>
                <w:szCs w:val="14"/>
                <w:highlight w:val="yellow"/>
              </w:rPr>
            </w:pPr>
            <w:r w:rsidRPr="00D01638">
              <w:rPr>
                <w:sz w:val="14"/>
                <w:szCs w:val="14"/>
              </w:rPr>
              <w:t>BL</w:t>
            </w:r>
          </w:p>
        </w:tc>
        <w:tc>
          <w:tcPr>
            <w:tcW w:w="1135" w:type="dxa"/>
            <w:tcBorders>
              <w:top w:val="nil"/>
              <w:bottom w:val="nil"/>
            </w:tcBorders>
          </w:tcPr>
          <w:p w:rsidR="00E71222" w:rsidRPr="00D01638" w:rsidRDefault="00E71222" w:rsidP="00CC48BB">
            <w:pPr>
              <w:jc w:val="both"/>
              <w:rPr>
                <w:sz w:val="14"/>
                <w:szCs w:val="14"/>
                <w:highlight w:val="yellow"/>
              </w:rPr>
            </w:pPr>
          </w:p>
        </w:tc>
        <w:tc>
          <w:tcPr>
            <w:tcW w:w="567" w:type="dxa"/>
            <w:gridSpan w:val="2"/>
            <w:tcBorders>
              <w:top w:val="nil"/>
              <w:bottom w:val="nil"/>
            </w:tcBorders>
          </w:tcPr>
          <w:p w:rsidR="00E71222" w:rsidRPr="00D01638" w:rsidRDefault="00E71222" w:rsidP="00CC48BB">
            <w:pPr>
              <w:jc w:val="both"/>
              <w:rPr>
                <w:sz w:val="14"/>
                <w:szCs w:val="14"/>
                <w:highlight w:val="yellow"/>
              </w:rPr>
            </w:pPr>
            <w:r w:rsidRPr="00D01638">
              <w:rPr>
                <w:sz w:val="14"/>
                <w:szCs w:val="14"/>
              </w:rPr>
              <w:t>MA</w:t>
            </w:r>
          </w:p>
        </w:tc>
        <w:tc>
          <w:tcPr>
            <w:tcW w:w="653" w:type="dxa"/>
            <w:tcBorders>
              <w:top w:val="nil"/>
              <w:bottom w:val="nil"/>
            </w:tcBorders>
          </w:tcPr>
          <w:p w:rsidR="00E71222" w:rsidRPr="00D01638" w:rsidRDefault="00E71222" w:rsidP="00CC48BB">
            <w:pPr>
              <w:jc w:val="both"/>
              <w:rPr>
                <w:sz w:val="14"/>
                <w:szCs w:val="14"/>
                <w:highlight w:val="yellow"/>
              </w:rPr>
            </w:pPr>
            <w:r w:rsidRPr="00D01638">
              <w:rPr>
                <w:sz w:val="14"/>
                <w:szCs w:val="14"/>
              </w:rPr>
              <w:t>PF</w:t>
            </w:r>
          </w:p>
        </w:tc>
        <w:tc>
          <w:tcPr>
            <w:tcW w:w="1474" w:type="dxa"/>
            <w:tcBorders>
              <w:top w:val="nil"/>
              <w:bottom w:val="nil"/>
            </w:tcBorders>
          </w:tcPr>
          <w:p w:rsidR="00E71222" w:rsidRPr="00D01638" w:rsidRDefault="00E71222" w:rsidP="00CC48BB">
            <w:pPr>
              <w:jc w:val="both"/>
              <w:rPr>
                <w:sz w:val="14"/>
                <w:szCs w:val="14"/>
                <w:highlight w:val="yellow"/>
              </w:rPr>
            </w:pPr>
            <w:r w:rsidRPr="00D01638">
              <w:rPr>
                <w:sz w:val="14"/>
                <w:szCs w:val="14"/>
              </w:rPr>
              <w:t>-3.83 ± 0.41</w:t>
            </w:r>
          </w:p>
        </w:tc>
        <w:tc>
          <w:tcPr>
            <w:tcW w:w="1421" w:type="dxa"/>
            <w:tcBorders>
              <w:top w:val="nil"/>
              <w:bottom w:val="nil"/>
            </w:tcBorders>
          </w:tcPr>
          <w:p w:rsidR="00E71222" w:rsidRPr="00D01638" w:rsidRDefault="00E71222" w:rsidP="00CC48BB">
            <w:pPr>
              <w:jc w:val="both"/>
              <w:rPr>
                <w:sz w:val="14"/>
                <w:szCs w:val="14"/>
                <w:highlight w:val="yellow"/>
              </w:rPr>
            </w:pPr>
            <w:r w:rsidRPr="00D01638">
              <w:rPr>
                <w:sz w:val="14"/>
                <w:szCs w:val="14"/>
              </w:rPr>
              <w:t>2.77 ± 0.27</w:t>
            </w:r>
          </w:p>
        </w:tc>
        <w:tc>
          <w:tcPr>
            <w:tcW w:w="567" w:type="dxa"/>
            <w:tcBorders>
              <w:top w:val="nil"/>
              <w:bottom w:val="nil"/>
            </w:tcBorders>
          </w:tcPr>
          <w:p w:rsidR="00E71222" w:rsidRPr="00D01638" w:rsidRDefault="00E71222" w:rsidP="00CC48BB">
            <w:pPr>
              <w:jc w:val="both"/>
              <w:rPr>
                <w:sz w:val="14"/>
                <w:szCs w:val="14"/>
                <w:highlight w:val="yellow"/>
              </w:rPr>
            </w:pPr>
            <w:r w:rsidRPr="00D01638">
              <w:rPr>
                <w:sz w:val="14"/>
                <w:szCs w:val="14"/>
              </w:rPr>
              <w:t>NA</w:t>
            </w:r>
          </w:p>
        </w:tc>
        <w:tc>
          <w:tcPr>
            <w:tcW w:w="709" w:type="dxa"/>
            <w:tcBorders>
              <w:top w:val="nil"/>
              <w:bottom w:val="nil"/>
            </w:tcBorders>
          </w:tcPr>
          <w:p w:rsidR="00E71222" w:rsidRPr="00D01638" w:rsidRDefault="00E71222" w:rsidP="00CC48BB">
            <w:pPr>
              <w:jc w:val="both"/>
              <w:rPr>
                <w:sz w:val="14"/>
                <w:szCs w:val="14"/>
                <w:highlight w:val="yellow"/>
              </w:rPr>
            </w:pPr>
            <w:r w:rsidRPr="00D01638">
              <w:rPr>
                <w:sz w:val="14"/>
                <w:szCs w:val="14"/>
              </w:rPr>
              <w:t>0.83</w:t>
            </w:r>
          </w:p>
        </w:tc>
      </w:tr>
      <w:tr w:rsidR="00E71222" w:rsidRPr="00D01638">
        <w:tc>
          <w:tcPr>
            <w:tcW w:w="1985" w:type="dxa"/>
            <w:gridSpan w:val="2"/>
            <w:tcBorders>
              <w:top w:val="nil"/>
              <w:bottom w:val="nil"/>
            </w:tcBorders>
          </w:tcPr>
          <w:p w:rsidR="00E71222" w:rsidRPr="00D01638" w:rsidRDefault="00E71222" w:rsidP="00CC48BB">
            <w:pPr>
              <w:jc w:val="both"/>
              <w:rPr>
                <w:sz w:val="14"/>
                <w:szCs w:val="14"/>
              </w:rPr>
            </w:pPr>
            <w:r w:rsidRPr="00D01638">
              <w:rPr>
                <w:sz w:val="14"/>
                <w:szCs w:val="14"/>
              </w:rPr>
              <w:t>Wardhaugh (2013)</w:t>
            </w:r>
          </w:p>
        </w:tc>
        <w:tc>
          <w:tcPr>
            <w:tcW w:w="851" w:type="dxa"/>
            <w:gridSpan w:val="2"/>
            <w:tcBorders>
              <w:top w:val="nil"/>
              <w:bottom w:val="nil"/>
            </w:tcBorders>
          </w:tcPr>
          <w:p w:rsidR="00E71222" w:rsidRPr="00D01638" w:rsidRDefault="00E71222" w:rsidP="00CC48BB">
            <w:pPr>
              <w:jc w:val="both"/>
              <w:rPr>
                <w:sz w:val="14"/>
                <w:szCs w:val="14"/>
              </w:rPr>
            </w:pPr>
          </w:p>
        </w:tc>
        <w:tc>
          <w:tcPr>
            <w:tcW w:w="1519" w:type="dxa"/>
            <w:gridSpan w:val="3"/>
            <w:tcBorders>
              <w:top w:val="nil"/>
              <w:bottom w:val="nil"/>
            </w:tcBorders>
          </w:tcPr>
          <w:p w:rsidR="00E71222" w:rsidRPr="00D01638" w:rsidRDefault="00E71222" w:rsidP="00CC48BB">
            <w:pPr>
              <w:jc w:val="both"/>
              <w:rPr>
                <w:sz w:val="14"/>
                <w:szCs w:val="14"/>
                <w:highlight w:val="yellow"/>
              </w:rPr>
            </w:pPr>
            <w:r w:rsidRPr="00D01638">
              <w:rPr>
                <w:sz w:val="14"/>
                <w:szCs w:val="14"/>
              </w:rPr>
              <w:t>NA</w:t>
            </w:r>
          </w:p>
        </w:tc>
        <w:tc>
          <w:tcPr>
            <w:tcW w:w="1110" w:type="dxa"/>
            <w:tcBorders>
              <w:top w:val="nil"/>
              <w:bottom w:val="nil"/>
            </w:tcBorders>
          </w:tcPr>
          <w:p w:rsidR="00E71222" w:rsidRPr="00D01638" w:rsidRDefault="00E71222" w:rsidP="00CC48BB">
            <w:pPr>
              <w:jc w:val="both"/>
              <w:rPr>
                <w:sz w:val="14"/>
                <w:szCs w:val="14"/>
                <w:highlight w:val="yellow"/>
              </w:rPr>
            </w:pPr>
            <w:r w:rsidRPr="00D01638">
              <w:rPr>
                <w:sz w:val="14"/>
                <w:szCs w:val="14"/>
              </w:rPr>
              <w:t>(#:11)</w:t>
            </w:r>
          </w:p>
        </w:tc>
        <w:tc>
          <w:tcPr>
            <w:tcW w:w="1574" w:type="dxa"/>
            <w:gridSpan w:val="3"/>
            <w:tcBorders>
              <w:top w:val="nil"/>
              <w:bottom w:val="nil"/>
            </w:tcBorders>
          </w:tcPr>
          <w:p w:rsidR="00E71222" w:rsidRPr="00D01638" w:rsidRDefault="00E71222" w:rsidP="00CC48BB">
            <w:pPr>
              <w:jc w:val="both"/>
              <w:rPr>
                <w:sz w:val="14"/>
                <w:szCs w:val="14"/>
                <w:highlight w:val="yellow"/>
              </w:rPr>
            </w:pPr>
            <w:r w:rsidRPr="00D01638">
              <w:rPr>
                <w:sz w:val="14"/>
                <w:szCs w:val="14"/>
              </w:rPr>
              <w:t>Daintree QL AUS</w:t>
            </w:r>
          </w:p>
        </w:tc>
        <w:tc>
          <w:tcPr>
            <w:tcW w:w="899" w:type="dxa"/>
            <w:tcBorders>
              <w:top w:val="nil"/>
              <w:bottom w:val="nil"/>
            </w:tcBorders>
          </w:tcPr>
          <w:p w:rsidR="00E71222" w:rsidRPr="00D01638" w:rsidRDefault="00E71222" w:rsidP="00CC48BB">
            <w:pPr>
              <w:jc w:val="both"/>
              <w:rPr>
                <w:sz w:val="14"/>
                <w:szCs w:val="14"/>
                <w:highlight w:val="yellow"/>
              </w:rPr>
            </w:pPr>
            <w:r w:rsidRPr="00D01638">
              <w:rPr>
                <w:sz w:val="14"/>
                <w:szCs w:val="14"/>
              </w:rPr>
              <w:t>BL * BW</w:t>
            </w:r>
          </w:p>
        </w:tc>
        <w:tc>
          <w:tcPr>
            <w:tcW w:w="1135" w:type="dxa"/>
            <w:tcBorders>
              <w:top w:val="nil"/>
              <w:bottom w:val="nil"/>
            </w:tcBorders>
          </w:tcPr>
          <w:p w:rsidR="00E71222" w:rsidRPr="00D01638" w:rsidRDefault="00E71222" w:rsidP="00CC48BB">
            <w:pPr>
              <w:jc w:val="both"/>
              <w:rPr>
                <w:sz w:val="14"/>
                <w:szCs w:val="14"/>
                <w:highlight w:val="yellow"/>
              </w:rPr>
            </w:pPr>
          </w:p>
        </w:tc>
        <w:tc>
          <w:tcPr>
            <w:tcW w:w="567" w:type="dxa"/>
            <w:gridSpan w:val="2"/>
            <w:tcBorders>
              <w:top w:val="nil"/>
              <w:bottom w:val="nil"/>
            </w:tcBorders>
          </w:tcPr>
          <w:p w:rsidR="00E71222" w:rsidRPr="00D01638" w:rsidRDefault="00E71222" w:rsidP="00CC48BB">
            <w:pPr>
              <w:jc w:val="both"/>
              <w:rPr>
                <w:sz w:val="14"/>
                <w:szCs w:val="14"/>
                <w:highlight w:val="yellow"/>
              </w:rPr>
            </w:pPr>
            <w:r w:rsidRPr="00D01638">
              <w:rPr>
                <w:sz w:val="14"/>
                <w:szCs w:val="14"/>
              </w:rPr>
              <w:t>MA</w:t>
            </w:r>
          </w:p>
        </w:tc>
        <w:tc>
          <w:tcPr>
            <w:tcW w:w="653" w:type="dxa"/>
            <w:tcBorders>
              <w:top w:val="nil"/>
              <w:bottom w:val="nil"/>
            </w:tcBorders>
          </w:tcPr>
          <w:p w:rsidR="00E71222" w:rsidRPr="00D01638" w:rsidRDefault="00E71222" w:rsidP="00CC48BB">
            <w:pPr>
              <w:jc w:val="both"/>
              <w:rPr>
                <w:sz w:val="14"/>
                <w:szCs w:val="14"/>
                <w:highlight w:val="yellow"/>
              </w:rPr>
            </w:pPr>
            <w:r w:rsidRPr="00D01638">
              <w:rPr>
                <w:sz w:val="14"/>
                <w:szCs w:val="14"/>
              </w:rPr>
              <w:t>“</w:t>
            </w:r>
          </w:p>
        </w:tc>
        <w:tc>
          <w:tcPr>
            <w:tcW w:w="1474" w:type="dxa"/>
            <w:tcBorders>
              <w:top w:val="nil"/>
              <w:bottom w:val="nil"/>
            </w:tcBorders>
          </w:tcPr>
          <w:p w:rsidR="00E71222" w:rsidRPr="00D01638" w:rsidRDefault="00E71222" w:rsidP="00CC48BB">
            <w:pPr>
              <w:jc w:val="both"/>
              <w:rPr>
                <w:sz w:val="14"/>
                <w:szCs w:val="14"/>
                <w:highlight w:val="yellow"/>
              </w:rPr>
            </w:pPr>
            <w:r w:rsidRPr="00D01638">
              <w:rPr>
                <w:sz w:val="14"/>
                <w:szCs w:val="14"/>
              </w:rPr>
              <w:t>-2.1 ± 0.21</w:t>
            </w:r>
          </w:p>
        </w:tc>
        <w:tc>
          <w:tcPr>
            <w:tcW w:w="1421" w:type="dxa"/>
            <w:tcBorders>
              <w:top w:val="nil"/>
              <w:bottom w:val="nil"/>
            </w:tcBorders>
          </w:tcPr>
          <w:p w:rsidR="00E71222" w:rsidRPr="00D01638" w:rsidRDefault="00E71222" w:rsidP="00CC48BB">
            <w:pPr>
              <w:jc w:val="both"/>
              <w:rPr>
                <w:sz w:val="14"/>
                <w:szCs w:val="14"/>
                <w:highlight w:val="yellow"/>
              </w:rPr>
            </w:pPr>
            <w:r w:rsidRPr="00D01638">
              <w:rPr>
                <w:sz w:val="14"/>
                <w:szCs w:val="14"/>
              </w:rPr>
              <w:t>1.37 ± 0.11</w:t>
            </w:r>
          </w:p>
        </w:tc>
        <w:tc>
          <w:tcPr>
            <w:tcW w:w="567" w:type="dxa"/>
            <w:tcBorders>
              <w:top w:val="nil"/>
              <w:bottom w:val="nil"/>
            </w:tcBorders>
          </w:tcPr>
          <w:p w:rsidR="00E71222" w:rsidRPr="00D01638" w:rsidRDefault="00E71222" w:rsidP="00CC48BB">
            <w:pPr>
              <w:jc w:val="both"/>
              <w:rPr>
                <w:sz w:val="14"/>
                <w:szCs w:val="14"/>
                <w:highlight w:val="yellow"/>
              </w:rPr>
            </w:pPr>
            <w:r w:rsidRPr="00D01638">
              <w:rPr>
                <w:sz w:val="14"/>
                <w:szCs w:val="14"/>
              </w:rPr>
              <w:t>NA</w:t>
            </w:r>
          </w:p>
        </w:tc>
        <w:tc>
          <w:tcPr>
            <w:tcW w:w="709" w:type="dxa"/>
            <w:tcBorders>
              <w:top w:val="nil"/>
              <w:bottom w:val="nil"/>
            </w:tcBorders>
          </w:tcPr>
          <w:p w:rsidR="00E71222" w:rsidRPr="00D01638" w:rsidRDefault="00E71222" w:rsidP="00CC48BB">
            <w:pPr>
              <w:jc w:val="both"/>
              <w:rPr>
                <w:sz w:val="14"/>
                <w:szCs w:val="14"/>
                <w:highlight w:val="yellow"/>
              </w:rPr>
            </w:pPr>
            <w:r w:rsidRPr="00D01638">
              <w:rPr>
                <w:sz w:val="14"/>
                <w:szCs w:val="14"/>
              </w:rPr>
              <w:t>0.88</w:t>
            </w:r>
          </w:p>
        </w:tc>
      </w:tr>
    </w:tbl>
    <w:p w:rsidR="00E71222" w:rsidRPr="00D01638" w:rsidRDefault="00E71222" w:rsidP="00CC48BB">
      <w:pPr>
        <w:jc w:val="both"/>
        <w:rPr>
          <w:sz w:val="16"/>
          <w:szCs w:val="16"/>
        </w:rPr>
        <w:sectPr w:rsidR="00E71222" w:rsidRPr="00D01638" w:rsidSect="00B96F6B">
          <w:pgSz w:w="16838" w:h="11906" w:orient="landscape"/>
          <w:pgMar w:top="1440" w:right="1440" w:bottom="1440" w:left="1440" w:header="708" w:footer="708" w:gutter="0"/>
          <w:cols w:space="708"/>
          <w:docGrid w:linePitch="360"/>
        </w:sectPr>
      </w:pPr>
      <w:r w:rsidRPr="00D01638">
        <w:rPr>
          <w:sz w:val="14"/>
          <w:szCs w:val="14"/>
        </w:rPr>
        <w:t>HET = Heterocera, ROP = Ropalocera, MIC = Microlepidoptera, GEO = Geometridae, ARC = Arctiidae</w:t>
      </w:r>
    </w:p>
    <w:p w:rsidR="00E71222" w:rsidRPr="00D01638" w:rsidRDefault="00E71222" w:rsidP="00CC48BB">
      <w:pPr>
        <w:jc w:val="both"/>
      </w:pPr>
      <w:r w:rsidRPr="00D01638">
        <w:t>Table S2. Predictive allometries for bee foraging distance and proboscis length (to be added). HW: Head width, IT: Intertegular distance.</w:t>
      </w:r>
    </w:p>
    <w:tbl>
      <w:tblPr>
        <w:tblW w:w="0" w:type="auto"/>
        <w:jc w:val="center"/>
        <w:tblBorders>
          <w:top w:val="single" w:sz="4" w:space="0" w:color="auto"/>
          <w:bottom w:val="single" w:sz="4" w:space="0" w:color="auto"/>
          <w:insideH w:val="single" w:sz="4" w:space="0" w:color="auto"/>
        </w:tblBorders>
        <w:tblLook w:val="00A0"/>
      </w:tblPr>
      <w:tblGrid>
        <w:gridCol w:w="1671"/>
        <w:gridCol w:w="1584"/>
        <w:gridCol w:w="1872"/>
        <w:gridCol w:w="1148"/>
        <w:gridCol w:w="2961"/>
      </w:tblGrid>
      <w:tr w:rsidR="00E71222" w:rsidRPr="00D01638">
        <w:trPr>
          <w:jc w:val="center"/>
        </w:trPr>
        <w:tc>
          <w:tcPr>
            <w:tcW w:w="1697" w:type="dxa"/>
          </w:tcPr>
          <w:p w:rsidR="00E71222" w:rsidRPr="00D01638" w:rsidRDefault="00E71222" w:rsidP="00CC48BB">
            <w:pPr>
              <w:jc w:val="both"/>
              <w:rPr>
                <w:b/>
                <w:bCs/>
              </w:rPr>
            </w:pPr>
            <w:r w:rsidRPr="00D01638">
              <w:rPr>
                <w:b/>
                <w:bCs/>
              </w:rPr>
              <w:t>Source</w:t>
            </w:r>
          </w:p>
        </w:tc>
        <w:tc>
          <w:tcPr>
            <w:tcW w:w="1616" w:type="dxa"/>
          </w:tcPr>
          <w:p w:rsidR="00E71222" w:rsidRPr="00D01638" w:rsidRDefault="00E71222" w:rsidP="00CC48BB">
            <w:pPr>
              <w:jc w:val="both"/>
              <w:rPr>
                <w:b/>
                <w:bCs/>
              </w:rPr>
            </w:pPr>
            <w:r w:rsidRPr="00D01638">
              <w:rPr>
                <w:b/>
                <w:bCs/>
              </w:rPr>
              <w:t>Metric</w:t>
            </w:r>
          </w:p>
        </w:tc>
        <w:tc>
          <w:tcPr>
            <w:tcW w:w="1872" w:type="dxa"/>
          </w:tcPr>
          <w:p w:rsidR="00E71222" w:rsidRPr="00D01638" w:rsidRDefault="00E71222" w:rsidP="00CC48BB">
            <w:pPr>
              <w:jc w:val="both"/>
              <w:rPr>
                <w:b/>
                <w:bCs/>
              </w:rPr>
            </w:pPr>
            <w:r w:rsidRPr="00D01638">
              <w:rPr>
                <w:b/>
                <w:bCs/>
              </w:rPr>
              <w:t>Taxa</w:t>
            </w:r>
          </w:p>
        </w:tc>
        <w:tc>
          <w:tcPr>
            <w:tcW w:w="1150" w:type="dxa"/>
          </w:tcPr>
          <w:p w:rsidR="00E71222" w:rsidRPr="00D01638" w:rsidRDefault="00E71222" w:rsidP="00CC48BB">
            <w:pPr>
              <w:jc w:val="both"/>
              <w:rPr>
                <w:b/>
                <w:bCs/>
              </w:rPr>
            </w:pPr>
            <w:r w:rsidRPr="00D01638">
              <w:rPr>
                <w:b/>
                <w:bCs/>
              </w:rPr>
              <w:t>Measure</w:t>
            </w:r>
          </w:p>
        </w:tc>
        <w:tc>
          <w:tcPr>
            <w:tcW w:w="2596" w:type="dxa"/>
          </w:tcPr>
          <w:p w:rsidR="00E71222" w:rsidRPr="00D01638" w:rsidRDefault="00E71222" w:rsidP="00CC48BB">
            <w:pPr>
              <w:jc w:val="both"/>
              <w:rPr>
                <w:b/>
                <w:bCs/>
              </w:rPr>
            </w:pPr>
            <w:r w:rsidRPr="00D01638">
              <w:rPr>
                <w:b/>
                <w:bCs/>
              </w:rPr>
              <w:t>Equation</w:t>
            </w:r>
          </w:p>
        </w:tc>
      </w:tr>
      <w:tr w:rsidR="00E71222" w:rsidRPr="00D01638">
        <w:trPr>
          <w:jc w:val="center"/>
        </w:trPr>
        <w:tc>
          <w:tcPr>
            <w:tcW w:w="1697" w:type="dxa"/>
            <w:tcBorders>
              <w:bottom w:val="nil"/>
            </w:tcBorders>
          </w:tcPr>
          <w:p w:rsidR="00E71222" w:rsidRPr="00D01638" w:rsidRDefault="00E71222" w:rsidP="00CC48BB">
            <w:pPr>
              <w:jc w:val="both"/>
              <w:rPr>
                <w:sz w:val="20"/>
                <w:szCs w:val="20"/>
              </w:rPr>
            </w:pPr>
            <w:r w:rsidRPr="00D01638">
              <w:rPr>
                <w:sz w:val="20"/>
                <w:szCs w:val="20"/>
              </w:rPr>
              <w:t>van Nieuwstadt &amp; Iraheta (1996)</w:t>
            </w:r>
          </w:p>
        </w:tc>
        <w:tc>
          <w:tcPr>
            <w:tcW w:w="1616" w:type="dxa"/>
            <w:tcBorders>
              <w:bottom w:val="nil"/>
            </w:tcBorders>
          </w:tcPr>
          <w:p w:rsidR="00E71222" w:rsidRPr="00D01638" w:rsidRDefault="00E71222" w:rsidP="00CC48BB">
            <w:pPr>
              <w:jc w:val="both"/>
              <w:rPr>
                <w:sz w:val="20"/>
                <w:szCs w:val="20"/>
              </w:rPr>
            </w:pPr>
            <w:r w:rsidRPr="00D01638">
              <w:rPr>
                <w:sz w:val="20"/>
                <w:szCs w:val="20"/>
              </w:rPr>
              <w:t>Foraging distance</w:t>
            </w:r>
          </w:p>
        </w:tc>
        <w:tc>
          <w:tcPr>
            <w:tcW w:w="1872" w:type="dxa"/>
            <w:tcBorders>
              <w:bottom w:val="nil"/>
            </w:tcBorders>
          </w:tcPr>
          <w:p w:rsidR="00E71222" w:rsidRPr="00D01638" w:rsidRDefault="00E71222" w:rsidP="00CC48BB">
            <w:pPr>
              <w:jc w:val="both"/>
              <w:rPr>
                <w:sz w:val="20"/>
                <w:szCs w:val="20"/>
              </w:rPr>
            </w:pPr>
            <w:r w:rsidRPr="00D01638">
              <w:rPr>
                <w:sz w:val="20"/>
                <w:szCs w:val="20"/>
              </w:rPr>
              <w:t>Stingless bees (Apidae:Meliponini)</w:t>
            </w:r>
          </w:p>
        </w:tc>
        <w:tc>
          <w:tcPr>
            <w:tcW w:w="1150" w:type="dxa"/>
            <w:tcBorders>
              <w:bottom w:val="nil"/>
            </w:tcBorders>
          </w:tcPr>
          <w:p w:rsidR="00E71222" w:rsidRPr="00D01638" w:rsidRDefault="00E71222" w:rsidP="00CC48BB">
            <w:pPr>
              <w:jc w:val="both"/>
              <w:rPr>
                <w:sz w:val="20"/>
                <w:szCs w:val="20"/>
              </w:rPr>
            </w:pPr>
            <w:r w:rsidRPr="00D01638">
              <w:rPr>
                <w:sz w:val="20"/>
                <w:szCs w:val="20"/>
              </w:rPr>
              <w:t>Artificial nectar source</w:t>
            </w:r>
          </w:p>
        </w:tc>
        <w:tc>
          <w:tcPr>
            <w:tcW w:w="2596" w:type="dxa"/>
            <w:tcBorders>
              <w:bottom w:val="nil"/>
            </w:tcBorders>
          </w:tcPr>
          <w:p w:rsidR="00E71222" w:rsidRPr="00D01638" w:rsidRDefault="00E71222" w:rsidP="00CC48BB">
            <w:pPr>
              <w:jc w:val="both"/>
              <w:rPr>
                <w:sz w:val="20"/>
                <w:szCs w:val="20"/>
              </w:rPr>
            </w:pPr>
            <w:ins w:id="524" w:author="vesna.gagic@bio.bg.ac.rs" w:date="2018-06-15T08:24:00Z">
              <w:r w:rsidRPr="00C71FC9">
                <w:pict>
                  <v:shape id="_x0000_i1035" type="#_x0000_t75" style="width:106.5pt;height:11.25pt">
                    <v:imagedata r:id="rId18" o:title="" chromakey="white"/>
                  </v:shape>
                </w:pict>
              </w:r>
            </w:ins>
          </w:p>
        </w:tc>
      </w:tr>
      <w:tr w:rsidR="00E71222" w:rsidRPr="00D01638">
        <w:trPr>
          <w:jc w:val="center"/>
        </w:trPr>
        <w:tc>
          <w:tcPr>
            <w:tcW w:w="1697" w:type="dxa"/>
            <w:tcBorders>
              <w:top w:val="nil"/>
            </w:tcBorders>
          </w:tcPr>
          <w:p w:rsidR="00E71222" w:rsidRPr="00D01638" w:rsidRDefault="00E71222" w:rsidP="00CC48BB">
            <w:pPr>
              <w:jc w:val="both"/>
              <w:rPr>
                <w:sz w:val="20"/>
                <w:szCs w:val="20"/>
              </w:rPr>
            </w:pPr>
          </w:p>
        </w:tc>
        <w:tc>
          <w:tcPr>
            <w:tcW w:w="1616" w:type="dxa"/>
            <w:tcBorders>
              <w:top w:val="nil"/>
            </w:tcBorders>
          </w:tcPr>
          <w:p w:rsidR="00E71222" w:rsidRPr="00D01638" w:rsidRDefault="00E71222" w:rsidP="00CC48BB">
            <w:pPr>
              <w:jc w:val="both"/>
              <w:rPr>
                <w:sz w:val="20"/>
                <w:szCs w:val="20"/>
              </w:rPr>
            </w:pPr>
          </w:p>
        </w:tc>
        <w:tc>
          <w:tcPr>
            <w:tcW w:w="1872" w:type="dxa"/>
            <w:tcBorders>
              <w:top w:val="nil"/>
            </w:tcBorders>
          </w:tcPr>
          <w:p w:rsidR="00E71222" w:rsidRPr="00D01638" w:rsidRDefault="00E71222" w:rsidP="00CC48BB">
            <w:pPr>
              <w:jc w:val="both"/>
              <w:rPr>
                <w:sz w:val="20"/>
                <w:szCs w:val="20"/>
              </w:rPr>
            </w:pPr>
          </w:p>
        </w:tc>
        <w:tc>
          <w:tcPr>
            <w:tcW w:w="1150" w:type="dxa"/>
            <w:tcBorders>
              <w:top w:val="nil"/>
            </w:tcBorders>
          </w:tcPr>
          <w:p w:rsidR="00E71222" w:rsidRPr="00D01638" w:rsidRDefault="00E71222" w:rsidP="00CC48BB">
            <w:pPr>
              <w:jc w:val="both"/>
              <w:rPr>
                <w:sz w:val="20"/>
                <w:szCs w:val="20"/>
              </w:rPr>
            </w:pPr>
            <w:r w:rsidRPr="00D01638">
              <w:rPr>
                <w:sz w:val="20"/>
                <w:szCs w:val="20"/>
              </w:rPr>
              <w:t>“</w:t>
            </w:r>
          </w:p>
        </w:tc>
        <w:tc>
          <w:tcPr>
            <w:tcW w:w="2596" w:type="dxa"/>
            <w:tcBorders>
              <w:top w:val="nil"/>
            </w:tcBorders>
          </w:tcPr>
          <w:p w:rsidR="00E71222" w:rsidRPr="00D01638" w:rsidRDefault="00E71222" w:rsidP="00CC48BB">
            <w:pPr>
              <w:jc w:val="both"/>
              <w:rPr>
                <w:sz w:val="20"/>
                <w:szCs w:val="20"/>
              </w:rPr>
            </w:pPr>
            <w:ins w:id="525" w:author="vesna.gagic@bio.bg.ac.rs" w:date="2018-06-15T08:24:00Z">
              <w:r w:rsidRPr="00C71FC9">
                <w:pict>
                  <v:shape id="_x0000_i1036" type="#_x0000_t75" style="width:106.5pt;height:11.25pt">
                    <v:imagedata r:id="rId19" o:title="" chromakey="white"/>
                  </v:shape>
                </w:pict>
              </w:r>
            </w:ins>
          </w:p>
        </w:tc>
      </w:tr>
      <w:tr w:rsidR="00E71222" w:rsidRPr="00D01638">
        <w:trPr>
          <w:jc w:val="center"/>
        </w:trPr>
        <w:tc>
          <w:tcPr>
            <w:tcW w:w="1697" w:type="dxa"/>
            <w:tcBorders>
              <w:bottom w:val="nil"/>
            </w:tcBorders>
          </w:tcPr>
          <w:p w:rsidR="00E71222" w:rsidRPr="00D01638" w:rsidRDefault="00E71222" w:rsidP="00CC48BB">
            <w:pPr>
              <w:jc w:val="both"/>
              <w:rPr>
                <w:sz w:val="20"/>
                <w:szCs w:val="20"/>
              </w:rPr>
            </w:pPr>
            <w:r w:rsidRPr="00D01638">
              <w:rPr>
                <w:sz w:val="20"/>
                <w:szCs w:val="20"/>
              </w:rPr>
              <w:t>Greenleaf et al. (2007)</w:t>
            </w:r>
          </w:p>
        </w:tc>
        <w:tc>
          <w:tcPr>
            <w:tcW w:w="1616" w:type="dxa"/>
            <w:tcBorders>
              <w:bottom w:val="nil"/>
            </w:tcBorders>
          </w:tcPr>
          <w:p w:rsidR="00E71222" w:rsidRPr="00D01638" w:rsidRDefault="00E71222" w:rsidP="00CC48BB">
            <w:pPr>
              <w:jc w:val="both"/>
              <w:rPr>
                <w:sz w:val="20"/>
                <w:szCs w:val="20"/>
              </w:rPr>
            </w:pPr>
          </w:p>
        </w:tc>
        <w:tc>
          <w:tcPr>
            <w:tcW w:w="1872" w:type="dxa"/>
            <w:tcBorders>
              <w:bottom w:val="nil"/>
            </w:tcBorders>
          </w:tcPr>
          <w:p w:rsidR="00E71222" w:rsidRPr="00D01638" w:rsidRDefault="00E71222" w:rsidP="00CC48BB">
            <w:pPr>
              <w:jc w:val="both"/>
              <w:rPr>
                <w:sz w:val="20"/>
                <w:szCs w:val="20"/>
              </w:rPr>
            </w:pPr>
            <w:r w:rsidRPr="00D01638">
              <w:rPr>
                <w:sz w:val="20"/>
                <w:szCs w:val="20"/>
              </w:rPr>
              <w:t>Apidae</w:t>
            </w:r>
          </w:p>
        </w:tc>
        <w:tc>
          <w:tcPr>
            <w:tcW w:w="1150" w:type="dxa"/>
            <w:tcBorders>
              <w:bottom w:val="nil"/>
            </w:tcBorders>
          </w:tcPr>
          <w:p w:rsidR="00E71222" w:rsidRPr="00D01638" w:rsidRDefault="00E71222" w:rsidP="00CC48BB">
            <w:pPr>
              <w:jc w:val="both"/>
              <w:rPr>
                <w:sz w:val="20"/>
                <w:szCs w:val="20"/>
              </w:rPr>
            </w:pPr>
            <w:r w:rsidRPr="00D01638">
              <w:rPr>
                <w:sz w:val="20"/>
                <w:szCs w:val="20"/>
              </w:rPr>
              <w:t>Max</w:t>
            </w:r>
          </w:p>
        </w:tc>
        <w:tc>
          <w:tcPr>
            <w:tcW w:w="2596" w:type="dxa"/>
            <w:tcBorders>
              <w:bottom w:val="nil"/>
            </w:tcBorders>
          </w:tcPr>
          <w:p w:rsidR="00E71222" w:rsidRPr="00D01638" w:rsidRDefault="00E71222" w:rsidP="00CC48BB">
            <w:pPr>
              <w:jc w:val="both"/>
              <w:rPr>
                <w:sz w:val="20"/>
                <w:szCs w:val="20"/>
              </w:rPr>
            </w:pPr>
            <w:ins w:id="526" w:author="vesna.gagic@bio.bg.ac.rs" w:date="2018-06-15T08:24:00Z">
              <w:r w:rsidRPr="00C71FC9">
                <w:pict>
                  <v:shape id="_x0000_i1037" type="#_x0000_t75" style="width:132pt;height:11.25pt">
                    <v:imagedata r:id="rId20" o:title="" chromakey="white"/>
                  </v:shape>
                </w:pict>
              </w:r>
            </w:ins>
          </w:p>
        </w:tc>
      </w:tr>
      <w:tr w:rsidR="00E71222" w:rsidRPr="00D01638">
        <w:trPr>
          <w:jc w:val="center"/>
        </w:trPr>
        <w:tc>
          <w:tcPr>
            <w:tcW w:w="1697" w:type="dxa"/>
            <w:tcBorders>
              <w:top w:val="nil"/>
              <w:bottom w:val="nil"/>
            </w:tcBorders>
          </w:tcPr>
          <w:p w:rsidR="00E71222" w:rsidRPr="00D01638" w:rsidRDefault="00E71222" w:rsidP="00CC48BB">
            <w:pPr>
              <w:jc w:val="both"/>
              <w:rPr>
                <w:sz w:val="20"/>
                <w:szCs w:val="20"/>
              </w:rPr>
            </w:pPr>
          </w:p>
        </w:tc>
        <w:tc>
          <w:tcPr>
            <w:tcW w:w="1616" w:type="dxa"/>
            <w:tcBorders>
              <w:top w:val="nil"/>
              <w:bottom w:val="nil"/>
            </w:tcBorders>
          </w:tcPr>
          <w:p w:rsidR="00E71222" w:rsidRPr="00D01638" w:rsidRDefault="00E71222" w:rsidP="00CC48BB">
            <w:pPr>
              <w:jc w:val="both"/>
              <w:rPr>
                <w:sz w:val="20"/>
                <w:szCs w:val="20"/>
              </w:rPr>
            </w:pPr>
          </w:p>
        </w:tc>
        <w:tc>
          <w:tcPr>
            <w:tcW w:w="1872" w:type="dxa"/>
            <w:tcBorders>
              <w:top w:val="nil"/>
              <w:bottom w:val="nil"/>
            </w:tcBorders>
          </w:tcPr>
          <w:p w:rsidR="00E71222" w:rsidRPr="00D01638" w:rsidRDefault="00E71222" w:rsidP="00CC48BB">
            <w:pPr>
              <w:jc w:val="both"/>
              <w:rPr>
                <w:sz w:val="20"/>
                <w:szCs w:val="20"/>
              </w:rPr>
            </w:pPr>
          </w:p>
        </w:tc>
        <w:tc>
          <w:tcPr>
            <w:tcW w:w="1150" w:type="dxa"/>
            <w:tcBorders>
              <w:top w:val="nil"/>
              <w:bottom w:val="nil"/>
            </w:tcBorders>
          </w:tcPr>
          <w:p w:rsidR="00E71222" w:rsidRPr="00D01638" w:rsidRDefault="00E71222" w:rsidP="00CC48BB">
            <w:pPr>
              <w:jc w:val="both"/>
              <w:rPr>
                <w:sz w:val="20"/>
                <w:szCs w:val="20"/>
              </w:rPr>
            </w:pPr>
            <w:r w:rsidRPr="00D01638">
              <w:rPr>
                <w:sz w:val="20"/>
                <w:szCs w:val="20"/>
              </w:rPr>
              <w:t>Typical</w:t>
            </w:r>
          </w:p>
        </w:tc>
        <w:tc>
          <w:tcPr>
            <w:tcW w:w="2596" w:type="dxa"/>
            <w:tcBorders>
              <w:top w:val="nil"/>
              <w:bottom w:val="nil"/>
            </w:tcBorders>
          </w:tcPr>
          <w:p w:rsidR="00E71222" w:rsidRPr="00D01638" w:rsidRDefault="00E71222" w:rsidP="00CC48BB">
            <w:pPr>
              <w:jc w:val="both"/>
              <w:rPr>
                <w:sz w:val="20"/>
                <w:szCs w:val="20"/>
              </w:rPr>
            </w:pPr>
            <w:ins w:id="527" w:author="vesna.gagic@bio.bg.ac.rs" w:date="2018-06-15T08:24:00Z">
              <w:r w:rsidRPr="00C71FC9">
                <w:pict>
                  <v:shape id="_x0000_i1038" type="#_x0000_t75" style="width:137.25pt;height:11.25pt">
                    <v:imagedata r:id="rId21" o:title="" chromakey="white"/>
                  </v:shape>
                </w:pict>
              </w:r>
            </w:ins>
          </w:p>
        </w:tc>
      </w:tr>
      <w:tr w:rsidR="00E71222" w:rsidRPr="00D01638">
        <w:trPr>
          <w:jc w:val="center"/>
        </w:trPr>
        <w:tc>
          <w:tcPr>
            <w:tcW w:w="1697" w:type="dxa"/>
            <w:tcBorders>
              <w:top w:val="nil"/>
              <w:bottom w:val="nil"/>
            </w:tcBorders>
          </w:tcPr>
          <w:p w:rsidR="00E71222" w:rsidRPr="00D01638" w:rsidRDefault="00E71222" w:rsidP="00CC48BB">
            <w:pPr>
              <w:jc w:val="both"/>
              <w:rPr>
                <w:sz w:val="20"/>
                <w:szCs w:val="20"/>
              </w:rPr>
            </w:pPr>
          </w:p>
        </w:tc>
        <w:tc>
          <w:tcPr>
            <w:tcW w:w="1616" w:type="dxa"/>
            <w:tcBorders>
              <w:top w:val="nil"/>
              <w:bottom w:val="nil"/>
            </w:tcBorders>
          </w:tcPr>
          <w:p w:rsidR="00E71222" w:rsidRPr="00D01638" w:rsidRDefault="00E71222" w:rsidP="00CC48BB">
            <w:pPr>
              <w:jc w:val="both"/>
              <w:rPr>
                <w:sz w:val="20"/>
                <w:szCs w:val="20"/>
              </w:rPr>
            </w:pPr>
          </w:p>
        </w:tc>
        <w:tc>
          <w:tcPr>
            <w:tcW w:w="1872" w:type="dxa"/>
            <w:tcBorders>
              <w:top w:val="nil"/>
              <w:bottom w:val="nil"/>
            </w:tcBorders>
          </w:tcPr>
          <w:p w:rsidR="00E71222" w:rsidRPr="00D01638" w:rsidRDefault="00E71222" w:rsidP="00CC48BB">
            <w:pPr>
              <w:jc w:val="both"/>
              <w:rPr>
                <w:sz w:val="20"/>
                <w:szCs w:val="20"/>
              </w:rPr>
            </w:pPr>
          </w:p>
        </w:tc>
        <w:tc>
          <w:tcPr>
            <w:tcW w:w="1150" w:type="dxa"/>
            <w:tcBorders>
              <w:top w:val="nil"/>
              <w:bottom w:val="nil"/>
            </w:tcBorders>
          </w:tcPr>
          <w:p w:rsidR="00E71222" w:rsidRPr="00D01638" w:rsidRDefault="00E71222" w:rsidP="00CC48BB">
            <w:pPr>
              <w:jc w:val="both"/>
              <w:rPr>
                <w:sz w:val="20"/>
                <w:szCs w:val="20"/>
              </w:rPr>
            </w:pPr>
            <w:r w:rsidRPr="00D01638">
              <w:rPr>
                <w:sz w:val="20"/>
                <w:szCs w:val="20"/>
              </w:rPr>
              <w:t>Feeder</w:t>
            </w:r>
          </w:p>
        </w:tc>
        <w:tc>
          <w:tcPr>
            <w:tcW w:w="2596" w:type="dxa"/>
            <w:tcBorders>
              <w:top w:val="nil"/>
              <w:bottom w:val="nil"/>
            </w:tcBorders>
          </w:tcPr>
          <w:p w:rsidR="00E71222" w:rsidRPr="00D01638" w:rsidRDefault="00E71222" w:rsidP="00CC48BB">
            <w:pPr>
              <w:jc w:val="both"/>
              <w:rPr>
                <w:sz w:val="20"/>
                <w:szCs w:val="20"/>
              </w:rPr>
            </w:pPr>
            <w:ins w:id="528" w:author="vesna.gagic@bio.bg.ac.rs" w:date="2018-06-15T08:24:00Z">
              <w:r w:rsidRPr="00C71FC9">
                <w:pict>
                  <v:shape id="_x0000_i1039" type="#_x0000_t75" style="width:137.25pt;height:11.25pt">
                    <v:imagedata r:id="rId22" o:title="" chromakey="white"/>
                  </v:shape>
                </w:pict>
              </w:r>
            </w:ins>
          </w:p>
        </w:tc>
      </w:tr>
      <w:tr w:rsidR="00E71222" w:rsidRPr="00D01638">
        <w:trPr>
          <w:jc w:val="center"/>
        </w:trPr>
        <w:tc>
          <w:tcPr>
            <w:tcW w:w="1697" w:type="dxa"/>
            <w:tcBorders>
              <w:top w:val="nil"/>
            </w:tcBorders>
          </w:tcPr>
          <w:p w:rsidR="00E71222" w:rsidRPr="00D01638" w:rsidRDefault="00E71222" w:rsidP="00CC48BB">
            <w:pPr>
              <w:jc w:val="both"/>
              <w:rPr>
                <w:sz w:val="20"/>
                <w:szCs w:val="20"/>
              </w:rPr>
            </w:pPr>
          </w:p>
        </w:tc>
        <w:tc>
          <w:tcPr>
            <w:tcW w:w="1616" w:type="dxa"/>
            <w:tcBorders>
              <w:top w:val="nil"/>
            </w:tcBorders>
          </w:tcPr>
          <w:p w:rsidR="00E71222" w:rsidRPr="00D01638" w:rsidRDefault="00E71222" w:rsidP="00CC48BB">
            <w:pPr>
              <w:jc w:val="both"/>
              <w:rPr>
                <w:sz w:val="20"/>
                <w:szCs w:val="20"/>
              </w:rPr>
            </w:pPr>
          </w:p>
        </w:tc>
        <w:tc>
          <w:tcPr>
            <w:tcW w:w="1872" w:type="dxa"/>
            <w:tcBorders>
              <w:top w:val="nil"/>
            </w:tcBorders>
          </w:tcPr>
          <w:p w:rsidR="00E71222" w:rsidRPr="00D01638" w:rsidRDefault="00E71222" w:rsidP="00CC48BB">
            <w:pPr>
              <w:jc w:val="both"/>
              <w:rPr>
                <w:sz w:val="20"/>
                <w:szCs w:val="20"/>
              </w:rPr>
            </w:pPr>
          </w:p>
        </w:tc>
        <w:tc>
          <w:tcPr>
            <w:tcW w:w="1150" w:type="dxa"/>
            <w:tcBorders>
              <w:top w:val="nil"/>
            </w:tcBorders>
          </w:tcPr>
          <w:p w:rsidR="00E71222" w:rsidRPr="00D01638" w:rsidRDefault="00E71222" w:rsidP="00CC48BB">
            <w:pPr>
              <w:jc w:val="both"/>
              <w:rPr>
                <w:sz w:val="20"/>
                <w:szCs w:val="20"/>
              </w:rPr>
            </w:pPr>
            <w:r w:rsidRPr="00D01638">
              <w:rPr>
                <w:sz w:val="20"/>
                <w:szCs w:val="20"/>
              </w:rPr>
              <w:t>Comm</w:t>
            </w:r>
          </w:p>
        </w:tc>
        <w:tc>
          <w:tcPr>
            <w:tcW w:w="2596" w:type="dxa"/>
            <w:tcBorders>
              <w:top w:val="nil"/>
            </w:tcBorders>
          </w:tcPr>
          <w:p w:rsidR="00E71222" w:rsidRPr="00D01638" w:rsidRDefault="00E71222" w:rsidP="00CC48BB">
            <w:pPr>
              <w:jc w:val="both"/>
              <w:rPr>
                <w:sz w:val="20"/>
                <w:szCs w:val="20"/>
              </w:rPr>
            </w:pPr>
            <w:ins w:id="529" w:author="vesna.gagic@bio.bg.ac.rs" w:date="2018-06-15T08:24:00Z">
              <w:r w:rsidRPr="00C71FC9">
                <w:pict>
                  <v:shape id="_x0000_i1040" type="#_x0000_t75" style="width:137.25pt;height:11.25pt">
                    <v:imagedata r:id="rId23" o:title="" chromakey="white"/>
                  </v:shape>
                </w:pict>
              </w:r>
            </w:ins>
          </w:p>
        </w:tc>
      </w:tr>
    </w:tbl>
    <w:p w:rsidR="00E71222" w:rsidRPr="00D01638" w:rsidRDefault="00E71222" w:rsidP="00CC48BB">
      <w:pPr>
        <w:spacing w:line="480" w:lineRule="auto"/>
        <w:jc w:val="both"/>
      </w:pPr>
    </w:p>
    <w:p w:rsidR="00E71222" w:rsidRPr="00D01638" w:rsidRDefault="00E71222" w:rsidP="00CC48BB">
      <w:pPr>
        <w:jc w:val="both"/>
      </w:pPr>
      <w:r w:rsidRPr="00D01638">
        <w:br w:type="page"/>
      </w:r>
    </w:p>
    <w:p w:rsidR="00E71222" w:rsidRPr="00D01638" w:rsidRDefault="00E71222" w:rsidP="00EC755D">
      <w:pPr>
        <w:spacing w:line="480" w:lineRule="auto"/>
        <w:jc w:val="both"/>
        <w:rPr>
          <w:b/>
          <w:bCs/>
        </w:rPr>
      </w:pPr>
      <w:r w:rsidRPr="00D01638">
        <w:rPr>
          <w:b/>
          <w:bCs/>
        </w:rPr>
        <w:t>Preservative time</w:t>
      </w:r>
    </w:p>
    <w:p w:rsidR="00E71222" w:rsidRPr="00D01638" w:rsidRDefault="00E71222" w:rsidP="00EC755D">
      <w:pPr>
        <w:spacing w:line="480" w:lineRule="auto"/>
        <w:jc w:val="both"/>
        <w:rPr>
          <w:b/>
          <w:bCs/>
        </w:rPr>
      </w:pPr>
    </w:p>
    <w:p w:rsidR="00E71222" w:rsidRPr="00D01638" w:rsidRDefault="00E71222" w:rsidP="00F34E6D">
      <w:pPr>
        <w:spacing w:line="480" w:lineRule="auto"/>
        <w:jc w:val="both"/>
        <w:outlineLvl w:val="0"/>
        <w:rPr>
          <w:b/>
          <w:bCs/>
        </w:rPr>
      </w:pPr>
      <w:r w:rsidRPr="00D01638">
        <w:rPr>
          <w:b/>
          <w:bCs/>
        </w:rPr>
        <w:t>Method</w:t>
      </w:r>
    </w:p>
    <w:p w:rsidR="00E71222" w:rsidRPr="00B77527" w:rsidRDefault="00E71222" w:rsidP="00EC755D">
      <w:pPr>
        <w:spacing w:line="480" w:lineRule="auto"/>
        <w:jc w:val="both"/>
      </w:pPr>
      <w:r w:rsidRPr="00D01638">
        <w:t>A key confounding factor which can affect predictive allometric models for insects is the time specimens spend within preservative (i.e. ethanol</w:t>
      </w:r>
      <w:r>
        <w:t>, see</w:t>
      </w:r>
      <w:r w:rsidRPr="00D01638">
        <w:t xml:space="preserve"> Leuven </w:t>
      </w:r>
      <w:r>
        <w:fldChar w:fldCharType="begin"/>
      </w:r>
      <w:r>
        <w:instrText xml:space="preserve"> ADDIN EN.CITE &lt;EndNote&gt;&lt;Cite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EndNote&gt;</w:instrText>
      </w:r>
      <w:r>
        <w:fldChar w:fldCharType="end"/>
      </w:r>
      <w:r w:rsidRPr="00D01638">
        <w:t>et al. 1985). As a trade-off between including greater species diversity and those that had been preserved, we asse</w:t>
      </w:r>
      <w:r w:rsidRPr="004A1F67">
        <w:t>ssed the impact of preservative time using Australian and German specimens (species n = 20), where there was considerable overlap in preserved and unp</w:t>
      </w:r>
      <w:r>
        <w:t>reserved specimens in species. We fitted a linear</w:t>
      </w:r>
      <w:r w:rsidRPr="004A1F67">
        <w:t xml:space="preserve"> model with y = </w:t>
      </w:r>
      <w:r>
        <w:t>log(</w:t>
      </w:r>
      <w:r w:rsidRPr="004A1F67">
        <w:t>Specimen weight</w:t>
      </w:r>
      <w:r>
        <w:t>)</w:t>
      </w:r>
      <w:r w:rsidRPr="004A1F67">
        <w:t xml:space="preserve"> ~ </w:t>
      </w:r>
      <w:r>
        <w:t>log(</w:t>
      </w:r>
      <w:r w:rsidRPr="004A1F67">
        <w:t>IT</w:t>
      </w:r>
      <w:r>
        <w:t>D) + s</w:t>
      </w:r>
      <w:r w:rsidRPr="004A1F67">
        <w:t xml:space="preserve">ex </w:t>
      </w:r>
      <w:r w:rsidRPr="00B77527">
        <w:t xml:space="preserve">+ preservative </w:t>
      </w:r>
      <w:r>
        <w:t>time.</w:t>
      </w:r>
    </w:p>
    <w:p w:rsidR="00E71222" w:rsidRPr="00C93E96" w:rsidRDefault="00E71222" w:rsidP="00EC755D">
      <w:pPr>
        <w:spacing w:line="480" w:lineRule="auto"/>
        <w:jc w:val="both"/>
        <w:rPr>
          <w:b/>
          <w:bCs/>
        </w:rPr>
      </w:pPr>
      <w:r>
        <w:rPr>
          <w:b/>
          <w:bCs/>
        </w:rPr>
        <w:br/>
        <w:t>Result</w:t>
      </w:r>
    </w:p>
    <w:p w:rsidR="00E71222" w:rsidRDefault="00E71222" w:rsidP="00315DF2">
      <w:pPr>
        <w:spacing w:line="480" w:lineRule="auto"/>
        <w:jc w:val="both"/>
        <w:sectPr w:rsidR="00E71222" w:rsidSect="00F24F7F">
          <w:pgSz w:w="11900" w:h="16840"/>
          <w:pgMar w:top="1440" w:right="1440" w:bottom="1440" w:left="1440" w:header="708" w:footer="708" w:gutter="0"/>
          <w:cols w:space="708"/>
          <w:docGrid w:linePitch="360"/>
        </w:sectPr>
      </w:pPr>
      <w:r>
        <w:t>There was a</w:t>
      </w:r>
      <w:r w:rsidRPr="00957B91">
        <w:t xml:space="preserve"> significant effect of preservative time on specimen weight</w:t>
      </w:r>
      <w:r>
        <w:t xml:space="preserve"> (t-value -4.23, p &lt;0.001). Applying the formula:  y = 1.273+1.852*ln(ITD) + -0.0013*Pres.time + Species-coefficient. where y = log(Dry weight), for an </w:t>
      </w:r>
      <w:r>
        <w:rPr>
          <w:i/>
          <w:iCs/>
        </w:rPr>
        <w:t xml:space="preserve">Andrena flavipes </w:t>
      </w:r>
      <w:r>
        <w:t>with an ITD of 2.43mm (female species mean) preservative time of 1, 50 and 100 days results in weight loss of 0.019, 0.93 and 1.81mg.</w:t>
      </w:r>
      <w:r w:rsidRPr="00315DF2">
        <w:t xml:space="preserve"> </w:t>
      </w:r>
    </w:p>
    <w:p w:rsidR="00E71222" w:rsidRPr="00767A5D" w:rsidRDefault="00E71222" w:rsidP="00EC755D">
      <w:pPr>
        <w:spacing w:line="480" w:lineRule="auto"/>
        <w:jc w:val="both"/>
      </w:pPr>
      <w:ins w:id="530" w:author="vesna.gagic@bio.bg.ac.rs" w:date="2018-06-15T08:24:00Z">
        <w:r w:rsidRPr="00C71FC9">
          <w:rPr>
            <w:noProof/>
            <w:lang w:val="it-IT" w:eastAsia="it-IT"/>
            <w:rPrChange w:id="531" w:author="vesna.gagic@bio.bg.ac.rs" w:date="2018-06-15T08:24:00Z">
              <w:rPr>
                <w:noProof/>
                <w:lang w:val="it-IT" w:eastAsia="it-IT"/>
              </w:rPr>
            </w:rPrChange>
          </w:rPr>
          <w:pict>
            <v:shape id="Picture 14" o:spid="_x0000_i1041" type="#_x0000_t75" style="width:697.5pt;height:313.5pt;visibility:visible">
              <v:imagedata r:id="rId24" o:title=""/>
            </v:shape>
          </w:pict>
        </w:r>
      </w:ins>
    </w:p>
    <w:p w:rsidR="00E71222" w:rsidRDefault="00E71222" w:rsidP="00315DF2">
      <w:pPr>
        <w:spacing w:line="480" w:lineRule="auto"/>
        <w:jc w:val="both"/>
      </w:pPr>
      <w:r w:rsidRPr="004A1F67">
        <w:t>Fig S1</w:t>
      </w:r>
      <w:r w:rsidRPr="00B77527">
        <w:t>A</w:t>
      </w:r>
      <w:r w:rsidRPr="00D121F7">
        <w:t>. Intraspecific variation in IT and dry weight in relation to sample size in bees. Red line denotes the total trait mean and green lines represent 95% confidence intervals.</w:t>
      </w:r>
      <w:r>
        <w:t xml:space="preserve"> </w:t>
      </w:r>
    </w:p>
    <w:p w:rsidR="00E71222" w:rsidRDefault="00E71222">
      <w:r>
        <w:br w:type="page"/>
      </w:r>
    </w:p>
    <w:p w:rsidR="00E71222" w:rsidRDefault="00E71222" w:rsidP="00315DF2">
      <w:pPr>
        <w:spacing w:line="480" w:lineRule="auto"/>
        <w:jc w:val="both"/>
      </w:pPr>
    </w:p>
    <w:p w:rsidR="00E71222" w:rsidRDefault="00E71222" w:rsidP="00CC48BB">
      <w:pPr>
        <w:spacing w:line="480" w:lineRule="auto"/>
        <w:jc w:val="both"/>
      </w:pPr>
      <w:ins w:id="532" w:author="vesna.gagic@bio.bg.ac.rs" w:date="2018-06-15T08:24:00Z">
        <w:r w:rsidRPr="00C71FC9">
          <w:rPr>
            <w:noProof/>
            <w:lang w:val="it-IT" w:eastAsia="it-IT"/>
            <w:rPrChange w:id="533" w:author="vesna.gagic@bio.bg.ac.rs" w:date="2018-06-15T08:24:00Z">
              <w:rPr>
                <w:noProof/>
                <w:lang w:val="it-IT" w:eastAsia="it-IT"/>
              </w:rPr>
            </w:rPrChange>
          </w:rPr>
          <w:pict>
            <v:shape id="Picture 13" o:spid="_x0000_i1042" type="#_x0000_t75" style="width:697.5pt;height:313.5pt;visibility:visible">
              <v:imagedata r:id="rId25" o:title=""/>
            </v:shape>
          </w:pict>
        </w:r>
      </w:ins>
    </w:p>
    <w:p w:rsidR="00E71222" w:rsidRPr="00D121F7" w:rsidRDefault="00E71222" w:rsidP="00CC48BB">
      <w:pPr>
        <w:spacing w:line="480" w:lineRule="auto"/>
        <w:jc w:val="both"/>
        <w:rPr>
          <w:b/>
          <w:bCs/>
        </w:rPr>
        <w:sectPr w:rsidR="00E71222" w:rsidRPr="00D121F7" w:rsidSect="00315DF2">
          <w:pgSz w:w="16840" w:h="11900" w:orient="landscape"/>
          <w:pgMar w:top="1440" w:right="1440" w:bottom="1440" w:left="1440" w:header="708" w:footer="708" w:gutter="0"/>
          <w:cols w:space="708"/>
          <w:docGrid w:linePitch="360"/>
        </w:sectPr>
      </w:pPr>
      <w:r w:rsidRPr="004A1F67">
        <w:t>Fig S1</w:t>
      </w:r>
      <w:r w:rsidRPr="00B77527">
        <w:t xml:space="preserve">B. Intraspecific variation in </w:t>
      </w:r>
      <w:r w:rsidRPr="00D121F7">
        <w:t>IT and dry weight in relation to sample size in hoverflies. Red line denotes the total trait mean and green lines represent 95% confidence intervals.</w:t>
      </w:r>
      <w:r w:rsidRPr="00D121F7">
        <w:rPr>
          <w:b/>
          <w:bCs/>
        </w:rPr>
        <w:t xml:space="preserve"> </w:t>
      </w:r>
    </w:p>
    <w:p w:rsidR="00E71222" w:rsidRPr="00D121F7" w:rsidRDefault="00E71222" w:rsidP="00F34E6D">
      <w:pPr>
        <w:spacing w:line="480" w:lineRule="auto"/>
        <w:jc w:val="both"/>
        <w:outlineLvl w:val="0"/>
        <w:rPr>
          <w:b/>
          <w:bCs/>
        </w:rPr>
      </w:pPr>
      <w:r w:rsidRPr="00D121F7">
        <w:rPr>
          <w:b/>
          <w:bCs/>
        </w:rPr>
        <w:t>References</w:t>
      </w:r>
    </w:p>
    <w:p w:rsidR="00E71222" w:rsidRPr="0025145C" w:rsidRDefault="00E71222" w:rsidP="0025145C">
      <w:pPr>
        <w:pStyle w:val="EndNoteBibliography"/>
      </w:pPr>
      <w:r w:rsidRPr="00D01638">
        <w:rPr>
          <w:rFonts w:ascii="Times New Roman" w:hAnsi="Times New Roman" w:cs="Times New Roman"/>
          <w:b/>
          <w:bCs/>
        </w:rPr>
        <w:fldChar w:fldCharType="begin"/>
      </w:r>
      <w:r w:rsidRPr="00D01638">
        <w:rPr>
          <w:rFonts w:ascii="Times New Roman" w:hAnsi="Times New Roman" w:cs="Times New Roman"/>
          <w:b/>
          <w:bCs/>
        </w:rPr>
        <w:instrText xml:space="preserve"> ADDIN EN.REFLIST </w:instrText>
      </w:r>
      <w:r w:rsidRPr="00D01638">
        <w:rPr>
          <w:rFonts w:ascii="Times New Roman" w:hAnsi="Times New Roman" w:cs="Times New Roman"/>
          <w:b/>
          <w:bCs/>
        </w:rPr>
        <w:fldChar w:fldCharType="separate"/>
      </w:r>
      <w:r w:rsidRPr="0025145C">
        <w:t xml:space="preserve">Angilletta Jr, M. J., T. D. Steury and M. W. Sears (2004). "Temperature, growth rate, and body size in ectotherms: fitting pieces of a life-history puzzle." </w:t>
      </w:r>
      <w:r w:rsidRPr="0025145C">
        <w:rPr>
          <w:u w:val="single"/>
        </w:rPr>
        <w:t>Integrative and comparative biology</w:t>
      </w:r>
      <w:r w:rsidRPr="0025145C">
        <w:t xml:space="preserve"> </w:t>
      </w:r>
      <w:r w:rsidRPr="0025145C">
        <w:rPr>
          <w:b/>
          <w:bCs/>
        </w:rPr>
        <w:t>44</w:t>
      </w:r>
      <w:r w:rsidRPr="0025145C">
        <w:t>(6): 498-509.</w:t>
      </w:r>
    </w:p>
    <w:p w:rsidR="00E71222" w:rsidRPr="0025145C" w:rsidRDefault="00E71222" w:rsidP="0025145C">
      <w:pPr>
        <w:pStyle w:val="EndNoteBibliography"/>
      </w:pPr>
      <w:r w:rsidRPr="0025145C">
        <w:t xml:space="preserve">Ashton, K. (2004). "Comparing phylogenetic signal in intraspecific and interspecific body size datasets." </w:t>
      </w:r>
      <w:r w:rsidRPr="0025145C">
        <w:rPr>
          <w:u w:val="single"/>
        </w:rPr>
        <w:t>Journal of evolutionary biology</w:t>
      </w:r>
      <w:r w:rsidRPr="0025145C">
        <w:t xml:space="preserve"> </w:t>
      </w:r>
      <w:r w:rsidRPr="0025145C">
        <w:rPr>
          <w:b/>
          <w:bCs/>
        </w:rPr>
        <w:t>17</w:t>
      </w:r>
      <w:r w:rsidRPr="0025145C">
        <w:t>(5): 1157-1161.</w:t>
      </w:r>
    </w:p>
    <w:p w:rsidR="00E71222" w:rsidRPr="0025145C" w:rsidRDefault="00E71222" w:rsidP="0025145C">
      <w:pPr>
        <w:pStyle w:val="EndNoteBibliography"/>
      </w:pPr>
      <w:r w:rsidRPr="0025145C">
        <w:t>Barton, K. and M. K. Barton (2018). "Package ‘MuMIn’."</w:t>
      </w:r>
    </w:p>
    <w:p w:rsidR="00E71222" w:rsidRPr="0025145C" w:rsidRDefault="00E71222" w:rsidP="0025145C">
      <w:pPr>
        <w:pStyle w:val="EndNoteBibliography"/>
      </w:pPr>
      <w:r w:rsidRPr="0025145C">
        <w:t xml:space="preserve">Bates, D., M. Maechler, B. Bolker and S. Walker (2014). "lme4: Linear mixed-effects models using Eigen and S4." </w:t>
      </w:r>
      <w:r w:rsidRPr="0025145C">
        <w:rPr>
          <w:u w:val="single"/>
        </w:rPr>
        <w:t>R package version</w:t>
      </w:r>
      <w:r w:rsidRPr="0025145C">
        <w:t xml:space="preserve"> </w:t>
      </w:r>
      <w:r w:rsidRPr="0025145C">
        <w:rPr>
          <w:b/>
          <w:bCs/>
        </w:rPr>
        <w:t>1</w:t>
      </w:r>
      <w:r w:rsidRPr="0025145C">
        <w:t>(7): 1-23.</w:t>
      </w:r>
    </w:p>
    <w:p w:rsidR="00E71222" w:rsidRPr="0025145C" w:rsidRDefault="00E71222" w:rsidP="0025145C">
      <w:pPr>
        <w:pStyle w:val="EndNoteBibliography"/>
      </w:pPr>
      <w:r w:rsidRPr="0025145C">
        <w:t xml:space="preserve">Benke, A. C., A. D. Huryn, L. A. Smock and J. Bruce Wallace (1999). "Length-mass relationships for freshwater macroinvertebrates in North America with particular refernce to the Southeastern United States." </w:t>
      </w:r>
      <w:r w:rsidRPr="0025145C">
        <w:rPr>
          <w:u w:val="single"/>
        </w:rPr>
        <w:t>Journal of the North American Benthological Society</w:t>
      </w:r>
      <w:r w:rsidRPr="0025145C">
        <w:t xml:space="preserve"> </w:t>
      </w:r>
      <w:r w:rsidRPr="0025145C">
        <w:rPr>
          <w:b/>
          <w:bCs/>
        </w:rPr>
        <w:t>18</w:t>
      </w:r>
      <w:r w:rsidRPr="0025145C">
        <w:t>(3): 308-343.</w:t>
      </w:r>
    </w:p>
    <w:p w:rsidR="00E71222" w:rsidRPr="0025145C" w:rsidRDefault="00E71222" w:rsidP="0025145C">
      <w:pPr>
        <w:pStyle w:val="EndNoteBibliography"/>
      </w:pPr>
      <w:r w:rsidRPr="0025145C">
        <w:t xml:space="preserve">Blomberg, S. P., T. Garland Jr and A. R. Ives (2003). "Testing for phylogenetic signal in comparative data: behavioral traits are more labile." </w:t>
      </w:r>
      <w:r w:rsidRPr="0025145C">
        <w:rPr>
          <w:u w:val="single"/>
        </w:rPr>
        <w:t>Evolution</w:t>
      </w:r>
      <w:r w:rsidRPr="0025145C">
        <w:t xml:space="preserve"> </w:t>
      </w:r>
      <w:r w:rsidRPr="0025145C">
        <w:rPr>
          <w:b/>
          <w:bCs/>
        </w:rPr>
        <w:t>57</w:t>
      </w:r>
      <w:r w:rsidRPr="0025145C">
        <w:t>(4): 717-745.</w:t>
      </w:r>
    </w:p>
    <w:p w:rsidR="00E71222" w:rsidRPr="0025145C" w:rsidRDefault="00E71222" w:rsidP="0025145C">
      <w:pPr>
        <w:pStyle w:val="EndNoteBibliography"/>
      </w:pPr>
      <w:r w:rsidRPr="0025145C">
        <w:t xml:space="preserve">Brady, C. J. and R. A. Noske (2006). "Generalised regressions provide good estimates of insect and spider biomass in the monsoonal tropics of Australia." </w:t>
      </w:r>
      <w:r w:rsidRPr="0025145C">
        <w:rPr>
          <w:u w:val="single"/>
        </w:rPr>
        <w:t>Australian Journal of Entomology</w:t>
      </w:r>
      <w:r w:rsidRPr="0025145C">
        <w:t xml:space="preserve"> </w:t>
      </w:r>
      <w:r w:rsidRPr="0025145C">
        <w:rPr>
          <w:b/>
          <w:bCs/>
        </w:rPr>
        <w:t>45</w:t>
      </w:r>
      <w:r w:rsidRPr="0025145C">
        <w:t>(3): 187-191.</w:t>
      </w:r>
    </w:p>
    <w:p w:rsidR="00E71222" w:rsidRPr="0025145C" w:rsidRDefault="00E71222" w:rsidP="0025145C">
      <w:pPr>
        <w:pStyle w:val="EndNoteBibliography"/>
      </w:pPr>
      <w:r w:rsidRPr="0025145C">
        <w:t xml:space="preserve">Britton, T., B. Oxelman, A. Vinnersten and K. Bremer (2002). "Phylogenetic dating with confidence intervals using mean path lengths." </w:t>
      </w:r>
      <w:r w:rsidRPr="0025145C">
        <w:rPr>
          <w:u w:val="single"/>
        </w:rPr>
        <w:t>Molecular phylogenetics and evolution</w:t>
      </w:r>
      <w:r w:rsidRPr="0025145C">
        <w:t xml:space="preserve"> </w:t>
      </w:r>
      <w:r w:rsidRPr="0025145C">
        <w:rPr>
          <w:b/>
          <w:bCs/>
        </w:rPr>
        <w:t>24</w:t>
      </w:r>
      <w:r w:rsidRPr="0025145C">
        <w:t>(1): 58-65.</w:t>
      </w:r>
    </w:p>
    <w:p w:rsidR="00E71222" w:rsidRPr="0025145C" w:rsidRDefault="00E71222" w:rsidP="0025145C">
      <w:pPr>
        <w:pStyle w:val="EndNoteBibliography"/>
      </w:pPr>
      <w:r w:rsidRPr="0025145C">
        <w:t xml:space="preserve">Brown, J. H., J. F. Gillooly, A. P. Allen, V. M. Savage and G. B. West (2004). "Toward a metabolic theory of ecology." </w:t>
      </w:r>
      <w:r w:rsidRPr="0025145C">
        <w:rPr>
          <w:u w:val="single"/>
        </w:rPr>
        <w:t>Ecology</w:t>
      </w:r>
      <w:r w:rsidRPr="0025145C">
        <w:t xml:space="preserve"> </w:t>
      </w:r>
      <w:r w:rsidRPr="0025145C">
        <w:rPr>
          <w:b/>
          <w:bCs/>
        </w:rPr>
        <w:t>85</w:t>
      </w:r>
      <w:r w:rsidRPr="0025145C">
        <w:t>(7): 1771-1789.</w:t>
      </w:r>
    </w:p>
    <w:p w:rsidR="00E71222" w:rsidRPr="0025145C" w:rsidRDefault="00E71222" w:rsidP="0025145C">
      <w:pPr>
        <w:pStyle w:val="EndNoteBibliography"/>
      </w:pPr>
      <w:r w:rsidRPr="0025145C">
        <w:t xml:space="preserve">Burgherr, P. and E. I. Meyer (1997). "Regression analysis of linear body dimensions vs. dry mass in stream macroinvertebrates." </w:t>
      </w:r>
      <w:r w:rsidRPr="0025145C">
        <w:rPr>
          <w:u w:val="single"/>
        </w:rPr>
        <w:t>Archiv für Hydrobiologie</w:t>
      </w:r>
      <w:r w:rsidRPr="0025145C">
        <w:t xml:space="preserve"> </w:t>
      </w:r>
      <w:r w:rsidRPr="0025145C">
        <w:rPr>
          <w:b/>
          <w:bCs/>
        </w:rPr>
        <w:t>139</w:t>
      </w:r>
      <w:r w:rsidRPr="0025145C">
        <w:t>(1): 101-112.</w:t>
      </w:r>
    </w:p>
    <w:p w:rsidR="00E71222" w:rsidRPr="0025145C" w:rsidRDefault="00E71222" w:rsidP="0025145C">
      <w:pPr>
        <w:pStyle w:val="EndNoteBibliography"/>
      </w:pPr>
      <w:r w:rsidRPr="0025145C">
        <w:t>Cane, J. H. (1987). "Estimation of bee size using intertegular span (Apoidea)</w:t>
      </w:r>
    </w:p>
    <w:p w:rsidR="00E71222" w:rsidRPr="0025145C" w:rsidRDefault="00E71222" w:rsidP="0025145C">
      <w:pPr>
        <w:pStyle w:val="EndNoteBibliography"/>
      </w:pPr>
      <w:r w:rsidRPr="0025145C">
        <w:t xml:space="preserve">" </w:t>
      </w:r>
      <w:r w:rsidRPr="0025145C">
        <w:rPr>
          <w:u w:val="single"/>
        </w:rPr>
        <w:t>Journal of Kansas Entomological Society</w:t>
      </w:r>
      <w:r w:rsidRPr="0025145C">
        <w:t xml:space="preserve"> </w:t>
      </w:r>
      <w:r w:rsidRPr="0025145C">
        <w:rPr>
          <w:b/>
          <w:bCs/>
        </w:rPr>
        <w:t>60</w:t>
      </w:r>
      <w:r w:rsidRPr="0025145C">
        <w:t>(1): 145-147.</w:t>
      </w:r>
    </w:p>
    <w:p w:rsidR="00E71222" w:rsidRPr="0025145C" w:rsidRDefault="00E71222" w:rsidP="0025145C">
      <w:pPr>
        <w:pStyle w:val="EndNoteBibliography"/>
      </w:pPr>
      <w:r w:rsidRPr="0025145C">
        <w:t xml:space="preserve">Cariveau, D. P., G. K. Nayak, I. Bartomeus, J. Zientek, J. S. Ascher, J. Gibbs and R. Winfree (2016). "The Allometry of Bee Proboscis Length and Its Uses in Ecology." </w:t>
      </w:r>
      <w:r w:rsidRPr="0025145C">
        <w:rPr>
          <w:u w:val="single"/>
        </w:rPr>
        <w:t>Plos One</w:t>
      </w:r>
      <w:r w:rsidRPr="0025145C">
        <w:t xml:space="preserve"> </w:t>
      </w:r>
      <w:r w:rsidRPr="0025145C">
        <w:rPr>
          <w:b/>
          <w:bCs/>
        </w:rPr>
        <w:t>11</w:t>
      </w:r>
      <w:r w:rsidRPr="0025145C">
        <w:t>(3).</w:t>
      </w:r>
    </w:p>
    <w:p w:rsidR="00E71222" w:rsidRPr="0025145C" w:rsidRDefault="00E71222" w:rsidP="0025145C">
      <w:pPr>
        <w:pStyle w:val="EndNoteBibliography"/>
      </w:pPr>
      <w:r w:rsidRPr="0025145C">
        <w:t xml:space="preserve">Chown, S. L. and K. J. Gaston (2010). "Body size variation in insects: a macroecological perspective." </w:t>
      </w:r>
      <w:r w:rsidRPr="0025145C">
        <w:rPr>
          <w:u w:val="single"/>
        </w:rPr>
        <w:t>Biological Reviews</w:t>
      </w:r>
      <w:r w:rsidRPr="0025145C">
        <w:t xml:space="preserve"> </w:t>
      </w:r>
      <w:r w:rsidRPr="0025145C">
        <w:rPr>
          <w:b/>
          <w:bCs/>
        </w:rPr>
        <w:t>85</w:t>
      </w:r>
      <w:r w:rsidRPr="0025145C">
        <w:t>(1): 139-169.</w:t>
      </w:r>
    </w:p>
    <w:p w:rsidR="00E71222" w:rsidRPr="0025145C" w:rsidRDefault="00E71222" w:rsidP="0025145C">
      <w:pPr>
        <w:pStyle w:val="EndNoteBibliography"/>
      </w:pPr>
      <w:r w:rsidRPr="0025145C">
        <w:t xml:space="preserve">Davidowitz, G., L. J. D’Amico and H. F. Nijhout (2004). "The effects of environmental variation on a mechanism that controls insect body size." </w:t>
      </w:r>
      <w:r w:rsidRPr="0025145C">
        <w:rPr>
          <w:u w:val="single"/>
        </w:rPr>
        <w:t>Evolutionary Ecology Research</w:t>
      </w:r>
      <w:r w:rsidRPr="0025145C">
        <w:t xml:space="preserve"> </w:t>
      </w:r>
      <w:r w:rsidRPr="0025145C">
        <w:rPr>
          <w:b/>
          <w:bCs/>
        </w:rPr>
        <w:t>6</w:t>
      </w:r>
      <w:r w:rsidRPr="0025145C">
        <w:t>(1): 49-62.</w:t>
      </w:r>
    </w:p>
    <w:p w:rsidR="00E71222" w:rsidRPr="0025145C" w:rsidRDefault="00E71222" w:rsidP="0025145C">
      <w:pPr>
        <w:pStyle w:val="EndNoteBibliography"/>
      </w:pPr>
      <w:r w:rsidRPr="0025145C">
        <w:t xml:space="preserve">DeLong, J. P., B. Gilbert, J. B. Shurin, V. M. Savage, B. T. Barton, C. F. Clements, A. I. Dell, H. S. Greig, C. D. Harley and P. Kratina (2015). "The body size dependence of trophic cascades." </w:t>
      </w:r>
      <w:r w:rsidRPr="0025145C">
        <w:rPr>
          <w:u w:val="single"/>
        </w:rPr>
        <w:t>The American Naturalist</w:t>
      </w:r>
      <w:r w:rsidRPr="0025145C">
        <w:t xml:space="preserve"> </w:t>
      </w:r>
      <w:r w:rsidRPr="0025145C">
        <w:rPr>
          <w:b/>
          <w:bCs/>
        </w:rPr>
        <w:t>185</w:t>
      </w:r>
      <w:r w:rsidRPr="0025145C">
        <w:t>(3): 354-366.</w:t>
      </w:r>
    </w:p>
    <w:p w:rsidR="00E71222" w:rsidRPr="0025145C" w:rsidRDefault="00E71222" w:rsidP="0025145C">
      <w:pPr>
        <w:pStyle w:val="EndNoteBibliography"/>
      </w:pPr>
      <w:r w:rsidRPr="0025145C">
        <w:t xml:space="preserve">Dietze, M. C., A. Fox, L. M. Beck-Johnson, J. L. Betancourt, M. B. Hooten, C. S. Jarnevich, T. H. Keitt, M. A. Kenney, C. M. Laney, L. G. Larsen, H. W. Loescher, C. K. Lunch, B. C. Pijanowski, J. T. Randerson, E. K. Read, A. T. Tredennick, R. Vargas, K. C. Weathers and E. P. White (2018). "Iterative near-term ecological forecasting: Needs, opportunities, and challenges." </w:t>
      </w:r>
      <w:r w:rsidRPr="0025145C">
        <w:rPr>
          <w:u w:val="single"/>
        </w:rPr>
        <w:t>Proceedings of the National Academy of Sciences</w:t>
      </w:r>
      <w:r w:rsidRPr="0025145C">
        <w:t>.</w:t>
      </w:r>
    </w:p>
    <w:p w:rsidR="00E71222" w:rsidRPr="0025145C" w:rsidRDefault="00E71222" w:rsidP="0025145C">
      <w:pPr>
        <w:pStyle w:val="EndNoteBibliography"/>
      </w:pPr>
      <w:r w:rsidRPr="0025145C">
        <w:t xml:space="preserve">Ehnes, R. B., B. C. Rall and U. Brose (2011). "Phylogenetic grouping, curvature and metabolic scaling in terrestrial invertebrates." </w:t>
      </w:r>
      <w:r w:rsidRPr="0025145C">
        <w:rPr>
          <w:u w:val="single"/>
        </w:rPr>
        <w:t>Ecology Letters</w:t>
      </w:r>
      <w:r w:rsidRPr="0025145C">
        <w:t xml:space="preserve"> </w:t>
      </w:r>
      <w:r w:rsidRPr="0025145C">
        <w:rPr>
          <w:b/>
          <w:bCs/>
        </w:rPr>
        <w:t>14</w:t>
      </w:r>
      <w:r w:rsidRPr="0025145C">
        <w:t>(10): 993-1000.</w:t>
      </w:r>
    </w:p>
    <w:p w:rsidR="00E71222" w:rsidRPr="0025145C" w:rsidRDefault="00E71222" w:rsidP="0025145C">
      <w:pPr>
        <w:pStyle w:val="EndNoteBibliography"/>
      </w:pPr>
      <w:r w:rsidRPr="0025145C">
        <w:t xml:space="preserve">Ganihar, S. R. (1997). "Biomass estimates of terrestrial arthropods based on body length." </w:t>
      </w:r>
      <w:r w:rsidRPr="0025145C">
        <w:rPr>
          <w:u w:val="single"/>
        </w:rPr>
        <w:t>Journal of Bioscience</w:t>
      </w:r>
      <w:r w:rsidRPr="0025145C">
        <w:t xml:space="preserve"> </w:t>
      </w:r>
      <w:r w:rsidRPr="0025145C">
        <w:rPr>
          <w:b/>
          <w:bCs/>
        </w:rPr>
        <w:t>22</w:t>
      </w:r>
      <w:r w:rsidRPr="0025145C">
        <w:t>(2).</w:t>
      </w:r>
    </w:p>
    <w:p w:rsidR="00E71222" w:rsidRPr="0025145C" w:rsidRDefault="00E71222" w:rsidP="0025145C">
      <w:pPr>
        <w:pStyle w:val="EndNoteBibliography"/>
      </w:pPr>
      <w:r w:rsidRPr="0025145C">
        <w:t xml:space="preserve">Garland, J., Theodore and A. R. Ives (2000). "Using the past to predict the present: confidence intervals for regression equations in phylogenetic comparative methods." </w:t>
      </w:r>
      <w:r w:rsidRPr="0025145C">
        <w:rPr>
          <w:u w:val="single"/>
        </w:rPr>
        <w:t>The American Naturalist</w:t>
      </w:r>
      <w:r w:rsidRPr="0025145C">
        <w:t xml:space="preserve"> </w:t>
      </w:r>
      <w:r w:rsidRPr="0025145C">
        <w:rPr>
          <w:b/>
          <w:bCs/>
        </w:rPr>
        <w:t>155</w:t>
      </w:r>
      <w:r w:rsidRPr="0025145C">
        <w:t>(3): 346-364.</w:t>
      </w:r>
    </w:p>
    <w:p w:rsidR="00E71222" w:rsidRPr="0025145C" w:rsidRDefault="00E71222" w:rsidP="0025145C">
      <w:pPr>
        <w:pStyle w:val="EndNoteBibliography"/>
      </w:pPr>
      <w:r w:rsidRPr="0025145C">
        <w:t xml:space="preserve">Garland, T., A. F. Bennett and E. L. Rezende (2005). "Phylogenetic approaches in comparative physiology." </w:t>
      </w:r>
      <w:r w:rsidRPr="0025145C">
        <w:rPr>
          <w:u w:val="single"/>
        </w:rPr>
        <w:t>Journal of experimental Biology</w:t>
      </w:r>
      <w:r w:rsidRPr="0025145C">
        <w:t xml:space="preserve"> </w:t>
      </w:r>
      <w:r w:rsidRPr="0025145C">
        <w:rPr>
          <w:b/>
          <w:bCs/>
        </w:rPr>
        <w:t>208</w:t>
      </w:r>
      <w:r w:rsidRPr="0025145C">
        <w:t>(16): 3015-3035.</w:t>
      </w:r>
    </w:p>
    <w:p w:rsidR="00E71222" w:rsidRPr="0025145C" w:rsidRDefault="00E71222" w:rsidP="0025145C">
      <w:pPr>
        <w:pStyle w:val="EndNoteBibliography"/>
      </w:pPr>
      <w:r w:rsidRPr="0025145C">
        <w:t xml:space="preserve">Gowing, G. and H. F. Recher (1984). "Length-wight relationships for invertebrates from forests in south-eastern New South Wales." </w:t>
      </w:r>
      <w:r w:rsidRPr="0025145C">
        <w:rPr>
          <w:u w:val="single"/>
        </w:rPr>
        <w:t>Austral Ecology</w:t>
      </w:r>
      <w:r w:rsidRPr="0025145C">
        <w:t xml:space="preserve"> </w:t>
      </w:r>
      <w:r w:rsidRPr="0025145C">
        <w:rPr>
          <w:b/>
          <w:bCs/>
        </w:rPr>
        <w:t>9</w:t>
      </w:r>
      <w:r w:rsidRPr="0025145C">
        <w:t>(1): 5-8.</w:t>
      </w:r>
    </w:p>
    <w:p w:rsidR="00E71222" w:rsidRPr="0025145C" w:rsidRDefault="00E71222" w:rsidP="0025145C">
      <w:pPr>
        <w:pStyle w:val="EndNoteBibliography"/>
      </w:pPr>
      <w:r w:rsidRPr="0025145C">
        <w:t xml:space="preserve">Greenleaf, S. S., N. M. Williams, R. Winfree and C. Kremen (2007). "Bee foraging ranges and their relationship to body size." </w:t>
      </w:r>
      <w:r w:rsidRPr="0025145C">
        <w:rPr>
          <w:u w:val="single"/>
        </w:rPr>
        <w:t>Oecologia</w:t>
      </w:r>
      <w:r w:rsidRPr="0025145C">
        <w:t xml:space="preserve"> </w:t>
      </w:r>
      <w:r w:rsidRPr="0025145C">
        <w:rPr>
          <w:b/>
          <w:bCs/>
        </w:rPr>
        <w:t>153</w:t>
      </w:r>
      <w:r w:rsidRPr="0025145C">
        <w:t>(3): 589-596.</w:t>
      </w:r>
    </w:p>
    <w:p w:rsidR="00E71222" w:rsidRPr="0025145C" w:rsidRDefault="00E71222" w:rsidP="0025145C">
      <w:pPr>
        <w:pStyle w:val="EndNoteBibliography"/>
      </w:pPr>
      <w:r w:rsidRPr="0025145C">
        <w:t xml:space="preserve">Hadfield, J. D. (2010). "MCMC methods for multi-response generalized linear mixed models: the MCMCglmm R package." </w:t>
      </w:r>
      <w:r w:rsidRPr="0025145C">
        <w:rPr>
          <w:u w:val="single"/>
        </w:rPr>
        <w:t>Journal of Statistical Software</w:t>
      </w:r>
      <w:r w:rsidRPr="0025145C">
        <w:t xml:space="preserve"> </w:t>
      </w:r>
      <w:r w:rsidRPr="0025145C">
        <w:rPr>
          <w:b/>
          <w:bCs/>
        </w:rPr>
        <w:t>33</w:t>
      </w:r>
      <w:r w:rsidRPr="0025145C">
        <w:t>(2): 1-22.</w:t>
      </w:r>
    </w:p>
    <w:p w:rsidR="00E71222" w:rsidRPr="0025145C" w:rsidRDefault="00E71222" w:rsidP="0025145C">
      <w:pPr>
        <w:pStyle w:val="EndNoteBibliography"/>
      </w:pPr>
      <w:r w:rsidRPr="0025145C">
        <w:t xml:space="preserve">Hagen, M. and Y. L. Dupont (2013). "Inter-tegular span and head width as estimators of fresh and dry body mass in bumblebees (Bombus spp.)." </w:t>
      </w:r>
      <w:r w:rsidRPr="0025145C">
        <w:rPr>
          <w:u w:val="single"/>
        </w:rPr>
        <w:t>Insectes Sociaux</w:t>
      </w:r>
      <w:r w:rsidRPr="0025145C">
        <w:t xml:space="preserve"> </w:t>
      </w:r>
      <w:r w:rsidRPr="0025145C">
        <w:rPr>
          <w:b/>
          <w:bCs/>
        </w:rPr>
        <w:t>60</w:t>
      </w:r>
      <w:r w:rsidRPr="0025145C">
        <w:t>(2): 251-257.</w:t>
      </w:r>
    </w:p>
    <w:p w:rsidR="00E71222" w:rsidRPr="0025145C" w:rsidRDefault="00E71222" w:rsidP="0025145C">
      <w:pPr>
        <w:pStyle w:val="EndNoteBibliography"/>
      </w:pPr>
      <w:r w:rsidRPr="0025145C">
        <w:t xml:space="preserve">Harris, D. J., S. D. Taylor and E. P. White (2018). "Forecasting biodiversity in breeding birds using best practices." </w:t>
      </w:r>
      <w:r w:rsidRPr="0025145C">
        <w:rPr>
          <w:u w:val="single"/>
        </w:rPr>
        <w:t>PeerJ</w:t>
      </w:r>
      <w:r w:rsidRPr="0025145C">
        <w:t xml:space="preserve"> </w:t>
      </w:r>
      <w:r w:rsidRPr="0025145C">
        <w:rPr>
          <w:b/>
          <w:bCs/>
        </w:rPr>
        <w:t>6</w:t>
      </w:r>
      <w:r w:rsidRPr="0025145C">
        <w:t>: e4278.</w:t>
      </w:r>
    </w:p>
    <w:p w:rsidR="00E71222" w:rsidRPr="0025145C" w:rsidRDefault="00E71222" w:rsidP="0025145C">
      <w:pPr>
        <w:pStyle w:val="EndNoteBibliography"/>
      </w:pPr>
      <w:r w:rsidRPr="0025145C">
        <w:t xml:space="preserve">Harrison, J. F., C. Klok and J. S. Waters (2014). "Critical PO 2 is size-independent in insects: implications for the metabolic theory of ecology." </w:t>
      </w:r>
      <w:r w:rsidRPr="0025145C">
        <w:rPr>
          <w:u w:val="single"/>
        </w:rPr>
        <w:t>Current opinion in insect science</w:t>
      </w:r>
      <w:r w:rsidRPr="0025145C">
        <w:t xml:space="preserve"> </w:t>
      </w:r>
      <w:r w:rsidRPr="0025145C">
        <w:rPr>
          <w:b/>
          <w:bCs/>
        </w:rPr>
        <w:t>4</w:t>
      </w:r>
      <w:r w:rsidRPr="0025145C">
        <w:t>: 54-59.</w:t>
      </w:r>
    </w:p>
    <w:p w:rsidR="00E71222" w:rsidRPr="0025145C" w:rsidRDefault="00E71222" w:rsidP="0025145C">
      <w:pPr>
        <w:pStyle w:val="EndNoteBibliography"/>
      </w:pPr>
      <w:r w:rsidRPr="0025145C">
        <w:t xml:space="preserve">Harvey, P. H. and M. D. Pagel (1991). </w:t>
      </w:r>
      <w:r w:rsidRPr="0025145C">
        <w:rPr>
          <w:u w:val="single"/>
        </w:rPr>
        <w:t>The comparative method in evolutionary biology</w:t>
      </w:r>
      <w:r w:rsidRPr="0025145C">
        <w:t>, Oxford university press Oxford.</w:t>
      </w:r>
    </w:p>
    <w:p w:rsidR="00E71222" w:rsidRPr="0025145C" w:rsidRDefault="00E71222" w:rsidP="0025145C">
      <w:pPr>
        <w:pStyle w:val="EndNoteBibliography"/>
      </w:pPr>
      <w:r w:rsidRPr="0025145C">
        <w:t xml:space="preserve">Hedtke, S. M., S. Patiny and B. N. Danforth (2013). "The bee tree of life: a supermatrix approach to apoid phylogeny and biogeography." </w:t>
      </w:r>
      <w:r w:rsidRPr="0025145C">
        <w:rPr>
          <w:u w:val="single"/>
        </w:rPr>
        <w:t>BMC Evolutionary Biology</w:t>
      </w:r>
      <w:r w:rsidRPr="0025145C">
        <w:t xml:space="preserve"> </w:t>
      </w:r>
      <w:r w:rsidRPr="0025145C">
        <w:rPr>
          <w:b/>
          <w:bCs/>
        </w:rPr>
        <w:t>13</w:t>
      </w:r>
      <w:r w:rsidRPr="0025145C">
        <w:t>(1): 138.</w:t>
      </w:r>
    </w:p>
    <w:p w:rsidR="00E71222" w:rsidRPr="0025145C" w:rsidRDefault="00E71222" w:rsidP="0025145C">
      <w:pPr>
        <w:pStyle w:val="EndNoteBibliography"/>
      </w:pPr>
      <w:r w:rsidRPr="0025145C">
        <w:t xml:space="preserve">Henschel, J. R. and M. K. Seely (1997). "Mass-length relationships of Namib Tenebrionids." </w:t>
      </w:r>
      <w:r w:rsidRPr="0025145C">
        <w:rPr>
          <w:u w:val="single"/>
        </w:rPr>
        <w:t>Madoqua</w:t>
      </w:r>
      <w:r w:rsidRPr="0025145C">
        <w:t xml:space="preserve"> </w:t>
      </w:r>
      <w:r w:rsidRPr="0025145C">
        <w:rPr>
          <w:b/>
          <w:bCs/>
        </w:rPr>
        <w:t>19</w:t>
      </w:r>
      <w:r w:rsidRPr="0025145C">
        <w:t>(2): 159-160.</w:t>
      </w:r>
    </w:p>
    <w:p w:rsidR="00E71222" w:rsidRPr="0025145C" w:rsidRDefault="00E71222" w:rsidP="0025145C">
      <w:pPr>
        <w:pStyle w:val="EndNoteBibliography"/>
      </w:pPr>
      <w:r w:rsidRPr="0025145C">
        <w:t xml:space="preserve">Hodar, J. A. (1997). "The use of regression equations for the estimation of prey length and biomass in diet studies of insectivore vertebrates." </w:t>
      </w:r>
      <w:r w:rsidRPr="0025145C">
        <w:rPr>
          <w:u w:val="single"/>
        </w:rPr>
        <w:t>Miscellania Zoologica</w:t>
      </w:r>
      <w:r w:rsidRPr="0025145C">
        <w:t xml:space="preserve"> </w:t>
      </w:r>
      <w:r w:rsidRPr="0025145C">
        <w:rPr>
          <w:b/>
          <w:bCs/>
        </w:rPr>
        <w:t>20</w:t>
      </w:r>
      <w:r w:rsidRPr="0025145C">
        <w:t>(2): 1-10.</w:t>
      </w:r>
    </w:p>
    <w:p w:rsidR="00E71222" w:rsidRPr="0025145C" w:rsidRDefault="00E71222" w:rsidP="0025145C">
      <w:pPr>
        <w:pStyle w:val="EndNoteBibliography"/>
      </w:pPr>
      <w:r w:rsidRPr="0025145C">
        <w:t xml:space="preserve">Huxley, J. and J. S. Huxley (1993). </w:t>
      </w:r>
      <w:r w:rsidRPr="0025145C">
        <w:rPr>
          <w:u w:val="single"/>
        </w:rPr>
        <w:t>Problems of relative growth</w:t>
      </w:r>
      <w:r w:rsidRPr="0025145C">
        <w:t>.</w:t>
      </w:r>
    </w:p>
    <w:p w:rsidR="00E71222" w:rsidRPr="0025145C" w:rsidRDefault="00E71222" w:rsidP="0025145C">
      <w:pPr>
        <w:pStyle w:val="EndNoteBibliography"/>
      </w:pPr>
      <w:r w:rsidRPr="0025145C">
        <w:t xml:space="preserve">Johnson, M. D. and A. M. Strong (2000). "Length-weight relationships of Jamaican arthropods." </w:t>
      </w:r>
      <w:r w:rsidRPr="0025145C">
        <w:rPr>
          <w:u w:val="single"/>
        </w:rPr>
        <w:t>Entomological News</w:t>
      </w:r>
      <w:r w:rsidRPr="0025145C">
        <w:t xml:space="preserve"> </w:t>
      </w:r>
      <w:r w:rsidRPr="0025145C">
        <w:rPr>
          <w:b/>
          <w:bCs/>
        </w:rPr>
        <w:t>111</w:t>
      </w:r>
      <w:r w:rsidRPr="0025145C">
        <w:t>(4): 270-281.</w:t>
      </w:r>
    </w:p>
    <w:p w:rsidR="00E71222" w:rsidRPr="0025145C" w:rsidRDefault="00E71222" w:rsidP="0025145C">
      <w:pPr>
        <w:pStyle w:val="EndNoteBibliography"/>
      </w:pPr>
      <w:r w:rsidRPr="0025145C">
        <w:t xml:space="preserve">Kapustjanskij, A., M. Streinzer, H. Paulus and J. Spaethe (2007). "Bigger is better: implications of body size for flight ability under different light conditions and the evolution of alloethism in bumblebees." </w:t>
      </w:r>
      <w:r w:rsidRPr="0025145C">
        <w:rPr>
          <w:u w:val="single"/>
        </w:rPr>
        <w:t>Functional Ecology</w:t>
      </w:r>
      <w:r w:rsidRPr="0025145C">
        <w:t xml:space="preserve"> </w:t>
      </w:r>
      <w:r w:rsidRPr="0025145C">
        <w:rPr>
          <w:b/>
          <w:bCs/>
        </w:rPr>
        <w:t>21</w:t>
      </w:r>
      <w:r w:rsidRPr="0025145C">
        <w:t>(6): 1130-1136.</w:t>
      </w:r>
    </w:p>
    <w:p w:rsidR="00E71222" w:rsidRPr="0025145C" w:rsidRDefault="00E71222" w:rsidP="0025145C">
      <w:pPr>
        <w:pStyle w:val="EndNoteBibliography"/>
      </w:pPr>
      <w:r w:rsidRPr="0025145C">
        <w:t xml:space="preserve">Karachle, P. K. and K. I. Stergiou (2012). </w:t>
      </w:r>
      <w:r w:rsidRPr="0025145C">
        <w:rPr>
          <w:u w:val="single"/>
        </w:rPr>
        <w:t>Morphometrics and allometry in fishes</w:t>
      </w:r>
      <w:r w:rsidRPr="0025145C">
        <w:t>, INTECH Open Access Publisher.</w:t>
      </w:r>
    </w:p>
    <w:p w:rsidR="00E71222" w:rsidRPr="0025145C" w:rsidRDefault="00E71222" w:rsidP="0025145C">
      <w:pPr>
        <w:pStyle w:val="EndNoteBibliography"/>
      </w:pPr>
      <w:r w:rsidRPr="0025145C">
        <w:t xml:space="preserve">Kohavi, R. (1995). </w:t>
      </w:r>
      <w:r w:rsidRPr="0025145C">
        <w:rPr>
          <w:u w:val="single"/>
        </w:rPr>
        <w:t>A study of cross-validation and bootstrap for accuracy estimation and model selection</w:t>
      </w:r>
      <w:r w:rsidRPr="0025145C">
        <w:t>. Ijcai, Montreal, Canada.</w:t>
      </w:r>
    </w:p>
    <w:p w:rsidR="00E71222" w:rsidRPr="0025145C" w:rsidRDefault="00E71222" w:rsidP="0025145C">
      <w:pPr>
        <w:pStyle w:val="EndNoteBibliography"/>
      </w:pPr>
      <w:r w:rsidRPr="0025145C">
        <w:t xml:space="preserve">Leuven, R. S., T. C. Brock and H. A. van Druten (1985). "Effects of preservation on dry-and ash-free dry weight biomass of some common aquatic macro-invertebrates." </w:t>
      </w:r>
      <w:r w:rsidRPr="0025145C">
        <w:rPr>
          <w:u w:val="single"/>
        </w:rPr>
        <w:t>Hydrobiologia</w:t>
      </w:r>
      <w:r w:rsidRPr="0025145C">
        <w:t xml:space="preserve"> </w:t>
      </w:r>
      <w:r w:rsidRPr="0025145C">
        <w:rPr>
          <w:b/>
          <w:bCs/>
        </w:rPr>
        <w:t>127</w:t>
      </w:r>
      <w:r w:rsidRPr="0025145C">
        <w:t>(2): 151-159.</w:t>
      </w:r>
    </w:p>
    <w:p w:rsidR="00E71222" w:rsidRPr="0025145C" w:rsidRDefault="00E71222" w:rsidP="0025145C">
      <w:pPr>
        <w:pStyle w:val="EndNoteBibliography"/>
      </w:pPr>
      <w:r w:rsidRPr="0025145C">
        <w:t xml:space="preserve">Martin, C. A., R. Proulx, P. Magnan, C. Dytham and J. M. Lobo (2014). "The biogeography of insects' length-dry mass relationships." </w:t>
      </w:r>
      <w:r w:rsidRPr="0025145C">
        <w:rPr>
          <w:u w:val="single"/>
        </w:rPr>
        <w:t>Insect Conservation and Diversity</w:t>
      </w:r>
      <w:r w:rsidRPr="0025145C">
        <w:t xml:space="preserve"> </w:t>
      </w:r>
      <w:r w:rsidRPr="0025145C">
        <w:rPr>
          <w:b/>
          <w:bCs/>
        </w:rPr>
        <w:t>7</w:t>
      </w:r>
      <w:r w:rsidRPr="0025145C">
        <w:t>(5): 413-419.</w:t>
      </w:r>
    </w:p>
    <w:p w:rsidR="00E71222" w:rsidRPr="0025145C" w:rsidRDefault="00E71222" w:rsidP="0025145C">
      <w:pPr>
        <w:pStyle w:val="EndNoteBibliography"/>
      </w:pPr>
      <w:r w:rsidRPr="0025145C">
        <w:t xml:space="preserve">Martins, E. P. and T. Garland Jr (1991). "Phylogenetic analyses of the correlated evolution of continuous characters: a simulation study." </w:t>
      </w:r>
      <w:r w:rsidRPr="0025145C">
        <w:rPr>
          <w:u w:val="single"/>
        </w:rPr>
        <w:t>Evolution</w:t>
      </w:r>
      <w:r w:rsidRPr="0025145C">
        <w:t>: 534-557.</w:t>
      </w:r>
    </w:p>
    <w:p w:rsidR="00E71222" w:rsidRPr="0025145C" w:rsidRDefault="00E71222" w:rsidP="0025145C">
      <w:pPr>
        <w:pStyle w:val="EndNoteBibliography"/>
      </w:pPr>
      <w:r w:rsidRPr="0025145C">
        <w:t xml:space="preserve">Martins, E. P. and E. A. Housworth (2002). "Phylogeny shape and the phylogenetic comparative method." </w:t>
      </w:r>
      <w:r w:rsidRPr="0025145C">
        <w:rPr>
          <w:u w:val="single"/>
        </w:rPr>
        <w:t>Systematic biology</w:t>
      </w:r>
      <w:r w:rsidRPr="0025145C">
        <w:t xml:space="preserve"> </w:t>
      </w:r>
      <w:r w:rsidRPr="0025145C">
        <w:rPr>
          <w:b/>
          <w:bCs/>
        </w:rPr>
        <w:t>51</w:t>
      </w:r>
      <w:r w:rsidRPr="0025145C">
        <w:t>(6): 873-880.</w:t>
      </w:r>
    </w:p>
    <w:p w:rsidR="00E71222" w:rsidRPr="0025145C" w:rsidRDefault="00E71222" w:rsidP="0025145C">
      <w:pPr>
        <w:pStyle w:val="EndNoteBibliography"/>
      </w:pPr>
      <w:r w:rsidRPr="0025145C">
        <w:t xml:space="preserve">Mitchell, M., B. Muftakhidinov, T. Winchen, Z. Jędrzejewski-Szmek, T. G. Badger, badshah400 and A. Wilms. (2018). "Engauge Digitizer Version 10.6." from </w:t>
      </w:r>
      <w:r>
        <w:fldChar w:fldCharType="begin"/>
      </w:r>
      <w:r>
        <w:instrText>HYPERLINK "http://markummitchell.github.io/engauge-digitizer"</w:instrText>
      </w:r>
      <w:r>
        <w:fldChar w:fldCharType="separate"/>
      </w:r>
      <w:r w:rsidRPr="0025145C">
        <w:rPr>
          <w:rStyle w:val="Hyperlink"/>
        </w:rPr>
        <w:t>http://markummitchell.github.io/engauge-digitizer</w:t>
      </w:r>
      <w:r>
        <w:fldChar w:fldCharType="end"/>
      </w:r>
      <w:r w:rsidRPr="0025145C">
        <w:t>.</w:t>
      </w:r>
    </w:p>
    <w:p w:rsidR="00E71222" w:rsidRPr="0025145C" w:rsidRDefault="00E71222" w:rsidP="0025145C">
      <w:pPr>
        <w:pStyle w:val="EndNoteBibliography"/>
      </w:pPr>
      <w:r w:rsidRPr="0025145C">
        <w:t xml:space="preserve">Olesen, J. M., J. Bascompte, Y. L. Dupont, H. Elberling, C. Rasmussen and P. Jordano (2010). "Missing and forbidden links in mutualistic networks." </w:t>
      </w:r>
      <w:r w:rsidRPr="0025145C">
        <w:rPr>
          <w:u w:val="single"/>
        </w:rPr>
        <w:t>Proceedings of the Royal Society of London B: Biological Sciences</w:t>
      </w:r>
      <w:r w:rsidRPr="0025145C">
        <w:t>: rspb20101371.</w:t>
      </w:r>
    </w:p>
    <w:p w:rsidR="00E71222" w:rsidRPr="0025145C" w:rsidRDefault="00E71222" w:rsidP="0025145C">
      <w:pPr>
        <w:pStyle w:val="EndNoteBibliography"/>
      </w:pPr>
      <w:r w:rsidRPr="0025145C">
        <w:t xml:space="preserve">Oliveira, R. and C. Schlindwein (2010). "Experimental demonstration of alternative mating tactics of male Ptilothrix fructifera (Hymenoptera, Apidae)." </w:t>
      </w:r>
      <w:r w:rsidRPr="0025145C">
        <w:rPr>
          <w:u w:val="single"/>
        </w:rPr>
        <w:t>Animal Behaviour</w:t>
      </w:r>
      <w:r w:rsidRPr="0025145C">
        <w:t xml:space="preserve"> </w:t>
      </w:r>
      <w:r w:rsidRPr="0025145C">
        <w:rPr>
          <w:b/>
          <w:bCs/>
        </w:rPr>
        <w:t>80</w:t>
      </w:r>
      <w:r w:rsidRPr="0025145C">
        <w:t>(2): 241-247.</w:t>
      </w:r>
    </w:p>
    <w:p w:rsidR="00E71222" w:rsidRPr="0025145C" w:rsidRDefault="00E71222" w:rsidP="0025145C">
      <w:pPr>
        <w:pStyle w:val="EndNoteBibliography"/>
      </w:pPr>
      <w:r w:rsidRPr="0025145C">
        <w:t xml:space="preserve">Pagel, M. (1999). "Inferring the historical patterns of biological evolution." </w:t>
      </w:r>
      <w:r w:rsidRPr="0025145C">
        <w:rPr>
          <w:u w:val="single"/>
        </w:rPr>
        <w:t>Nature</w:t>
      </w:r>
      <w:r w:rsidRPr="0025145C">
        <w:t xml:space="preserve"> </w:t>
      </w:r>
      <w:r w:rsidRPr="0025145C">
        <w:rPr>
          <w:b/>
          <w:bCs/>
        </w:rPr>
        <w:t>401</w:t>
      </w:r>
      <w:r w:rsidRPr="0025145C">
        <w:t>(6756): 877.</w:t>
      </w:r>
    </w:p>
    <w:p w:rsidR="00E71222" w:rsidRPr="0025145C" w:rsidRDefault="00E71222" w:rsidP="0025145C">
      <w:pPr>
        <w:pStyle w:val="EndNoteBibliography"/>
      </w:pPr>
      <w:r w:rsidRPr="0025145C">
        <w:t xml:space="preserve">Paradis, E., J. Claude and K. Strimmer (2004). "APE: analyses of phylogenetics and evolution in R language." </w:t>
      </w:r>
      <w:r w:rsidRPr="0025145C">
        <w:rPr>
          <w:u w:val="single"/>
        </w:rPr>
        <w:t>Bioinformatics</w:t>
      </w:r>
      <w:r w:rsidRPr="0025145C">
        <w:t xml:space="preserve"> </w:t>
      </w:r>
      <w:r w:rsidRPr="0025145C">
        <w:rPr>
          <w:b/>
          <w:bCs/>
        </w:rPr>
        <w:t>20</w:t>
      </w:r>
      <w:r w:rsidRPr="0025145C">
        <w:t>(2): 289-290.</w:t>
      </w:r>
    </w:p>
    <w:p w:rsidR="00E71222" w:rsidRPr="0025145C" w:rsidRDefault="00E71222" w:rsidP="0025145C">
      <w:pPr>
        <w:pStyle w:val="EndNoteBibliography"/>
      </w:pPr>
      <w:r w:rsidRPr="0025145C">
        <w:t xml:space="preserve">Rall, B. C., G. Kalinkat, D. Ott, O. Vucic‐Pestic and U. Brose (2011). "Taxonomic versus allometric constraints on non‐linear interaction strengths." </w:t>
      </w:r>
      <w:r w:rsidRPr="0025145C">
        <w:rPr>
          <w:u w:val="single"/>
        </w:rPr>
        <w:t>Oikos</w:t>
      </w:r>
      <w:r w:rsidRPr="0025145C">
        <w:t xml:space="preserve"> </w:t>
      </w:r>
      <w:r w:rsidRPr="0025145C">
        <w:rPr>
          <w:b/>
          <w:bCs/>
        </w:rPr>
        <w:t>120</w:t>
      </w:r>
      <w:r w:rsidRPr="0025145C">
        <w:t>(4): 483-492.</w:t>
      </w:r>
    </w:p>
    <w:p w:rsidR="00E71222" w:rsidRPr="0025145C" w:rsidRDefault="00E71222" w:rsidP="0025145C">
      <w:pPr>
        <w:pStyle w:val="EndNoteBibliography"/>
      </w:pPr>
      <w:r w:rsidRPr="00E71222">
        <w:rPr>
          <w:lang w:val="it-IT"/>
          <w:rPrChange w:id="534" w:author="vesna.gagic@bio.bg.ac.rs" w:date="2018-06-15T08:27:00Z">
            <w:rPr/>
          </w:rPrChange>
        </w:rPr>
        <w:t xml:space="preserve">Ramalho, M., V. Imperatriz-Fonseca and T. Giannini (1998). </w:t>
      </w:r>
      <w:r w:rsidRPr="0025145C">
        <w:t xml:space="preserve">"Within-colony size variation of foragers and pollen load capacity in the stingless bee Melipona quadrifasciata anthidioides Lepeletier (Apidae, Hymenoptera)." </w:t>
      </w:r>
      <w:r w:rsidRPr="0025145C">
        <w:rPr>
          <w:u w:val="single"/>
        </w:rPr>
        <w:t>Apidologie</w:t>
      </w:r>
      <w:r w:rsidRPr="0025145C">
        <w:t xml:space="preserve"> </w:t>
      </w:r>
      <w:r w:rsidRPr="0025145C">
        <w:rPr>
          <w:b/>
          <w:bCs/>
        </w:rPr>
        <w:t>29</w:t>
      </w:r>
      <w:r w:rsidRPr="0025145C">
        <w:t>: 221-228.</w:t>
      </w:r>
    </w:p>
    <w:p w:rsidR="00E71222" w:rsidRPr="0025145C" w:rsidRDefault="00E71222" w:rsidP="0025145C">
      <w:pPr>
        <w:pStyle w:val="EndNoteBibliography"/>
      </w:pPr>
      <w:r w:rsidRPr="0025145C">
        <w:t xml:space="preserve">Revell, L. J. (2012). "phytools: an R package for phylogenetic comparative biology (and other things)." </w:t>
      </w:r>
      <w:r w:rsidRPr="0025145C">
        <w:rPr>
          <w:u w:val="single"/>
        </w:rPr>
        <w:t>Methods in Ecology and Evolution</w:t>
      </w:r>
      <w:r w:rsidRPr="0025145C">
        <w:t xml:space="preserve"> </w:t>
      </w:r>
      <w:r w:rsidRPr="0025145C">
        <w:rPr>
          <w:b/>
          <w:bCs/>
        </w:rPr>
        <w:t>3</w:t>
      </w:r>
      <w:r w:rsidRPr="0025145C">
        <w:t>(2): 217-223.</w:t>
      </w:r>
    </w:p>
    <w:p w:rsidR="00E71222" w:rsidRPr="0025145C" w:rsidRDefault="00E71222" w:rsidP="0025145C">
      <w:pPr>
        <w:pStyle w:val="EndNoteBibliography"/>
      </w:pPr>
      <w:r w:rsidRPr="0025145C">
        <w:t xml:space="preserve">Rogers, L., R. Buschbom and C. Watson (1977). "Length-weight relationships of shrub-steppe invertebrates." </w:t>
      </w:r>
      <w:r w:rsidRPr="0025145C">
        <w:rPr>
          <w:u w:val="single"/>
        </w:rPr>
        <w:t>Annals of the Entomological Society of America</w:t>
      </w:r>
      <w:r w:rsidRPr="0025145C">
        <w:t xml:space="preserve"> </w:t>
      </w:r>
      <w:r w:rsidRPr="0025145C">
        <w:rPr>
          <w:b/>
          <w:bCs/>
        </w:rPr>
        <w:t>70</w:t>
      </w:r>
      <w:r w:rsidRPr="0025145C">
        <w:t>(1): 51-53.</w:t>
      </w:r>
    </w:p>
    <w:p w:rsidR="00E71222" w:rsidRPr="0025145C" w:rsidRDefault="00E71222" w:rsidP="0025145C">
      <w:pPr>
        <w:pStyle w:val="EndNoteBibliography"/>
      </w:pPr>
      <w:r w:rsidRPr="0025145C">
        <w:t xml:space="preserve">Rudolf, V. H. and N. L. Rasmussen (2013). "Ontogenetic functional diversity: size structure of a keystone predator drives functioning of a complex ecosystem." </w:t>
      </w:r>
      <w:r w:rsidRPr="0025145C">
        <w:rPr>
          <w:u w:val="single"/>
        </w:rPr>
        <w:t>Ecology</w:t>
      </w:r>
      <w:r w:rsidRPr="0025145C">
        <w:t xml:space="preserve"> </w:t>
      </w:r>
      <w:r w:rsidRPr="0025145C">
        <w:rPr>
          <w:b/>
          <w:bCs/>
        </w:rPr>
        <w:t>94</w:t>
      </w:r>
      <w:r w:rsidRPr="0025145C">
        <w:t>(5): 1046-1056.</w:t>
      </w:r>
    </w:p>
    <w:p w:rsidR="00E71222" w:rsidRPr="0025145C" w:rsidRDefault="00E71222" w:rsidP="0025145C">
      <w:pPr>
        <w:pStyle w:val="EndNoteBibliography"/>
      </w:pPr>
      <w:r w:rsidRPr="0025145C">
        <w:t xml:space="preserve">Sabo, J. L., J. L. Bastow and M. E. Power (2002). "Length-mass relationships for adult aquatic and terrestrial invertebrates in a California watershed." </w:t>
      </w:r>
      <w:r w:rsidRPr="0025145C">
        <w:rPr>
          <w:u w:val="single"/>
        </w:rPr>
        <w:t>J. N. Am. Bethol. Soc.</w:t>
      </w:r>
      <w:r w:rsidRPr="0025145C">
        <w:t xml:space="preserve"> </w:t>
      </w:r>
      <w:r w:rsidRPr="0025145C">
        <w:rPr>
          <w:b/>
          <w:bCs/>
        </w:rPr>
        <w:t>21</w:t>
      </w:r>
      <w:r w:rsidRPr="0025145C">
        <w:t>(2): 336-343.</w:t>
      </w:r>
    </w:p>
    <w:p w:rsidR="00E71222" w:rsidRPr="0025145C" w:rsidRDefault="00E71222" w:rsidP="0025145C">
      <w:pPr>
        <w:pStyle w:val="EndNoteBibliography"/>
      </w:pPr>
      <w:r w:rsidRPr="0025145C">
        <w:t xml:space="preserve">Sage, R. D. (1982). "Wet and dry-weight estimates of insects and spiders based on length." </w:t>
      </w:r>
      <w:r w:rsidRPr="0025145C">
        <w:rPr>
          <w:u w:val="single"/>
        </w:rPr>
        <w:t>The American Midland Naturalist</w:t>
      </w:r>
      <w:r w:rsidRPr="0025145C">
        <w:t xml:space="preserve"> </w:t>
      </w:r>
      <w:r w:rsidRPr="0025145C">
        <w:rPr>
          <w:b/>
          <w:bCs/>
        </w:rPr>
        <w:t>108</w:t>
      </w:r>
      <w:r w:rsidRPr="0025145C">
        <w:t>(2): 407-411.</w:t>
      </w:r>
    </w:p>
    <w:p w:rsidR="00E71222" w:rsidRPr="0025145C" w:rsidRDefault="00E71222" w:rsidP="0025145C">
      <w:pPr>
        <w:pStyle w:val="EndNoteBibliography"/>
      </w:pPr>
      <w:r w:rsidRPr="0025145C">
        <w:t xml:space="preserve">Sample, B. E., R. J. Cooper, R. D. Greer and R. C. Whitmore (1993). "Estimation of insect biomass by length and width." </w:t>
      </w:r>
      <w:r w:rsidRPr="0025145C">
        <w:rPr>
          <w:u w:val="single"/>
        </w:rPr>
        <w:t>The American Midland Naturalist</w:t>
      </w:r>
      <w:r w:rsidRPr="0025145C">
        <w:t xml:space="preserve"> </w:t>
      </w:r>
      <w:r w:rsidRPr="0025145C">
        <w:rPr>
          <w:b/>
          <w:bCs/>
        </w:rPr>
        <w:t>129</w:t>
      </w:r>
      <w:r w:rsidRPr="0025145C">
        <w:t>(2): 234-240.</w:t>
      </w:r>
    </w:p>
    <w:p w:rsidR="00E71222" w:rsidRPr="0025145C" w:rsidRDefault="00E71222" w:rsidP="0025145C">
      <w:pPr>
        <w:pStyle w:val="EndNoteBibliography"/>
      </w:pPr>
      <w:r w:rsidRPr="0025145C">
        <w:t xml:space="preserve">Schoener, T. W. (1980). "Length-weight regressions in tropical and temperate forest-understory insects." </w:t>
      </w:r>
      <w:r w:rsidRPr="0025145C">
        <w:rPr>
          <w:u w:val="single"/>
        </w:rPr>
        <w:t>Annals of the Entomological Society of America</w:t>
      </w:r>
      <w:r w:rsidRPr="0025145C">
        <w:t xml:space="preserve"> </w:t>
      </w:r>
      <w:r w:rsidRPr="0025145C">
        <w:rPr>
          <w:b/>
          <w:bCs/>
        </w:rPr>
        <w:t>73</w:t>
      </w:r>
      <w:r w:rsidRPr="0025145C">
        <w:t>(1): 106-109.</w:t>
      </w:r>
    </w:p>
    <w:p w:rsidR="00E71222" w:rsidRPr="0025145C" w:rsidRDefault="00E71222" w:rsidP="0025145C">
      <w:pPr>
        <w:pStyle w:val="EndNoteBibliography"/>
      </w:pPr>
      <w:r w:rsidRPr="0025145C">
        <w:t xml:space="preserve">Schramski, J. R., A. I. Dell, J. M. Grady, R. M. Sibly and J. H. Brown (2015). "Metabolic theory predicts whole-ecosystem properties." </w:t>
      </w:r>
      <w:r w:rsidRPr="0025145C">
        <w:rPr>
          <w:u w:val="single"/>
        </w:rPr>
        <w:t>Proceedings of the National Academy of Sciences</w:t>
      </w:r>
      <w:r w:rsidRPr="0025145C">
        <w:t xml:space="preserve"> </w:t>
      </w:r>
      <w:r w:rsidRPr="0025145C">
        <w:rPr>
          <w:b/>
          <w:bCs/>
        </w:rPr>
        <w:t>112</w:t>
      </w:r>
      <w:r w:rsidRPr="0025145C">
        <w:t>(8): 2617-2622.</w:t>
      </w:r>
    </w:p>
    <w:p w:rsidR="00E71222" w:rsidRPr="0025145C" w:rsidRDefault="00E71222" w:rsidP="0025145C">
      <w:pPr>
        <w:pStyle w:val="EndNoteBibliography"/>
      </w:pPr>
      <w:r w:rsidRPr="0025145C">
        <w:t xml:space="preserve">Spaethe, J. and L. Chittka (2003). "Interindividual variation of eye optics and single object resolution in bumblebees." </w:t>
      </w:r>
      <w:r w:rsidRPr="0025145C">
        <w:rPr>
          <w:u w:val="single"/>
        </w:rPr>
        <w:t>Journal of Experimental Biology</w:t>
      </w:r>
      <w:r w:rsidRPr="0025145C">
        <w:t xml:space="preserve"> </w:t>
      </w:r>
      <w:r w:rsidRPr="0025145C">
        <w:rPr>
          <w:b/>
          <w:bCs/>
        </w:rPr>
        <w:t>206</w:t>
      </w:r>
      <w:r w:rsidRPr="0025145C">
        <w:t>(19): 3447-3453.</w:t>
      </w:r>
    </w:p>
    <w:p w:rsidR="00E71222" w:rsidRPr="0025145C" w:rsidRDefault="00E71222" w:rsidP="0025145C">
      <w:pPr>
        <w:pStyle w:val="EndNoteBibliography"/>
      </w:pPr>
      <w:r w:rsidRPr="0025145C">
        <w:t xml:space="preserve">Speakman, J. R. (2005). "Body size, energy metabolism and lifespan." </w:t>
      </w:r>
      <w:r w:rsidRPr="0025145C">
        <w:rPr>
          <w:u w:val="single"/>
        </w:rPr>
        <w:t>Journal of Experimental Biology</w:t>
      </w:r>
      <w:r w:rsidRPr="0025145C">
        <w:t xml:space="preserve"> </w:t>
      </w:r>
      <w:r w:rsidRPr="0025145C">
        <w:rPr>
          <w:b/>
          <w:bCs/>
        </w:rPr>
        <w:t>208</w:t>
      </w:r>
      <w:r w:rsidRPr="0025145C">
        <w:t>(9): 1717-1730.</w:t>
      </w:r>
    </w:p>
    <w:p w:rsidR="00E71222" w:rsidRPr="0025145C" w:rsidRDefault="00E71222" w:rsidP="0025145C">
      <w:pPr>
        <w:pStyle w:val="EndNoteBibliography"/>
      </w:pPr>
      <w:r w:rsidRPr="0025145C">
        <w:t xml:space="preserve">Stang, M., P. G. Klinkhamer, N. M. Waser, I. Stang and E. van der Meijden (2009). "Size-specific interaction patterns and size matching in a plant–pollinator interaction web." </w:t>
      </w:r>
      <w:r w:rsidRPr="0025145C">
        <w:rPr>
          <w:u w:val="single"/>
        </w:rPr>
        <w:t>Annals of Botany</w:t>
      </w:r>
      <w:r w:rsidRPr="0025145C">
        <w:t xml:space="preserve"> </w:t>
      </w:r>
      <w:r w:rsidRPr="0025145C">
        <w:rPr>
          <w:b/>
          <w:bCs/>
        </w:rPr>
        <w:t>103</w:t>
      </w:r>
      <w:r w:rsidRPr="0025145C">
        <w:t>(9): 1459-1469.</w:t>
      </w:r>
    </w:p>
    <w:p w:rsidR="00E71222" w:rsidRPr="0025145C" w:rsidRDefault="00E71222" w:rsidP="0025145C">
      <w:pPr>
        <w:pStyle w:val="EndNoteBibliography"/>
      </w:pPr>
      <w:r w:rsidRPr="0025145C">
        <w:t xml:space="preserve">Stevens, V. M., A. Trochet, H. Van Dyck, J. Clobert and M. Baguette (2012). "How is dispersal integrated in life histories: a quantitative analysis using butterflies." </w:t>
      </w:r>
      <w:r w:rsidRPr="0025145C">
        <w:rPr>
          <w:u w:val="single"/>
        </w:rPr>
        <w:t>Ecology letters</w:t>
      </w:r>
      <w:r w:rsidRPr="0025145C">
        <w:t xml:space="preserve"> </w:t>
      </w:r>
      <w:r w:rsidRPr="0025145C">
        <w:rPr>
          <w:b/>
          <w:bCs/>
        </w:rPr>
        <w:t>15</w:t>
      </w:r>
      <w:r w:rsidRPr="0025145C">
        <w:t>(1): 74-86.</w:t>
      </w:r>
    </w:p>
    <w:p w:rsidR="00E71222" w:rsidRPr="0025145C" w:rsidRDefault="00E71222" w:rsidP="0025145C">
      <w:pPr>
        <w:pStyle w:val="EndNoteBibliography"/>
      </w:pPr>
      <w:r w:rsidRPr="0025145C">
        <w:t xml:space="preserve">Stone, M. (1974). "Cross-validatory choice and assessment of statistical predictions." </w:t>
      </w:r>
      <w:r w:rsidRPr="0025145C">
        <w:rPr>
          <w:u w:val="single"/>
        </w:rPr>
        <w:t>Journal of the royal statistical society. Series B (Methodological)</w:t>
      </w:r>
      <w:r w:rsidRPr="0025145C">
        <w:t>: 111-147.</w:t>
      </w:r>
    </w:p>
    <w:p w:rsidR="00E71222" w:rsidRPr="0025145C" w:rsidRDefault="00E71222" w:rsidP="0025145C">
      <w:pPr>
        <w:pStyle w:val="EndNoteBibliography"/>
      </w:pPr>
      <w:r w:rsidRPr="0025145C">
        <w:t xml:space="preserve">Streinzer, M., W. Huber and J. Spaethe (2016). "Body size limits dim-light foraging activity in stingless bees (Apidae: Meliponini)." </w:t>
      </w:r>
      <w:r w:rsidRPr="0025145C">
        <w:rPr>
          <w:u w:val="single"/>
        </w:rPr>
        <w:t>Journal of Comparative Physiology A</w:t>
      </w:r>
      <w:r w:rsidRPr="0025145C">
        <w:t xml:space="preserve"> </w:t>
      </w:r>
      <w:r w:rsidRPr="0025145C">
        <w:rPr>
          <w:b/>
          <w:bCs/>
        </w:rPr>
        <w:t>202</w:t>
      </w:r>
      <w:r w:rsidRPr="0025145C">
        <w:t>: 643-655.</w:t>
      </w:r>
    </w:p>
    <w:p w:rsidR="00E71222" w:rsidRPr="0025145C" w:rsidRDefault="00E71222" w:rsidP="0025145C">
      <w:pPr>
        <w:pStyle w:val="EndNoteBibliography"/>
      </w:pPr>
      <w:r w:rsidRPr="0025145C">
        <w:t>Team, R. C. (2018). "R: A language and environment for statistical computing."</w:t>
      </w:r>
    </w:p>
    <w:p w:rsidR="00E71222" w:rsidRPr="0025145C" w:rsidRDefault="00E71222" w:rsidP="0025145C">
      <w:pPr>
        <w:pStyle w:val="EndNoteBibliography"/>
      </w:pPr>
      <w:r w:rsidRPr="0025145C">
        <w:t xml:space="preserve">Teder, T., T. Tammaru and T. Esperk (2008). "Dependence of phenotypic variance in body size on environmental quality." </w:t>
      </w:r>
      <w:r w:rsidRPr="0025145C">
        <w:rPr>
          <w:u w:val="single"/>
        </w:rPr>
        <w:t>The American Naturalist</w:t>
      </w:r>
      <w:r w:rsidRPr="0025145C">
        <w:t xml:space="preserve"> </w:t>
      </w:r>
      <w:r w:rsidRPr="0025145C">
        <w:rPr>
          <w:b/>
          <w:bCs/>
        </w:rPr>
        <w:t>172</w:t>
      </w:r>
      <w:r w:rsidRPr="0025145C">
        <w:t>(2): 223-232.</w:t>
      </w:r>
    </w:p>
    <w:p w:rsidR="00E71222" w:rsidRPr="0025145C" w:rsidRDefault="00E71222" w:rsidP="0025145C">
      <w:pPr>
        <w:pStyle w:val="EndNoteBibliography"/>
      </w:pPr>
      <w:r w:rsidRPr="0025145C">
        <w:t xml:space="preserve">Trites, A. W. and D. Pauly (1998). "Estimating mean body masses of marine mammals from maximum body lengths." </w:t>
      </w:r>
      <w:r w:rsidRPr="0025145C">
        <w:rPr>
          <w:u w:val="single"/>
        </w:rPr>
        <w:t>Canadian Journal of Zoology</w:t>
      </w:r>
      <w:r w:rsidRPr="0025145C">
        <w:t xml:space="preserve"> </w:t>
      </w:r>
      <w:r w:rsidRPr="0025145C">
        <w:rPr>
          <w:b/>
          <w:bCs/>
        </w:rPr>
        <w:t>76</w:t>
      </w:r>
      <w:r w:rsidRPr="0025145C">
        <w:t>(5): 886-896.</w:t>
      </w:r>
    </w:p>
    <w:p w:rsidR="00E71222" w:rsidRPr="0025145C" w:rsidRDefault="00E71222" w:rsidP="0025145C">
      <w:pPr>
        <w:pStyle w:val="EndNoteBibliography"/>
      </w:pPr>
      <w:r w:rsidRPr="0025145C">
        <w:t xml:space="preserve">Van Nieuwstadt, M. and C. R. Iraheta (1996). "Relation between size and foraging range in stingless bees (Apidae, Meliponinae)." </w:t>
      </w:r>
      <w:r w:rsidRPr="0025145C">
        <w:rPr>
          <w:u w:val="single"/>
        </w:rPr>
        <w:t>Apidologie</w:t>
      </w:r>
      <w:r w:rsidRPr="0025145C">
        <w:t xml:space="preserve"> </w:t>
      </w:r>
      <w:r w:rsidRPr="0025145C">
        <w:rPr>
          <w:b/>
          <w:bCs/>
        </w:rPr>
        <w:t>27</w:t>
      </w:r>
      <w:r w:rsidRPr="0025145C">
        <w:t>(4): 219-228.</w:t>
      </w:r>
    </w:p>
    <w:p w:rsidR="00E71222" w:rsidRPr="0025145C" w:rsidRDefault="00E71222" w:rsidP="0025145C">
      <w:pPr>
        <w:pStyle w:val="EndNoteBibliography"/>
      </w:pPr>
      <w:r w:rsidRPr="0025145C">
        <w:t xml:space="preserve">Velghe, K. and I. Gregory-Eaves (2013). "Body size is a significant predictor of congruency in species richness patterns: a meta-analysis of aquatic studies." </w:t>
      </w:r>
      <w:r w:rsidRPr="0025145C">
        <w:rPr>
          <w:u w:val="single"/>
        </w:rPr>
        <w:t>PloS one</w:t>
      </w:r>
      <w:r w:rsidRPr="0025145C">
        <w:t xml:space="preserve"> </w:t>
      </w:r>
      <w:r w:rsidRPr="0025145C">
        <w:rPr>
          <w:b/>
          <w:bCs/>
        </w:rPr>
        <w:t>8</w:t>
      </w:r>
      <w:r w:rsidRPr="0025145C">
        <w:t>(2): e57019.</w:t>
      </w:r>
    </w:p>
    <w:p w:rsidR="00E71222" w:rsidRPr="0025145C" w:rsidRDefault="00E71222" w:rsidP="0025145C">
      <w:pPr>
        <w:pStyle w:val="EndNoteBibliography"/>
      </w:pPr>
      <w:r w:rsidRPr="0025145C">
        <w:t xml:space="preserve">Wardhaugh, C. W. (2013). "Estimation of biomass from body length and width for tropical rainforest canopy invertebrates." </w:t>
      </w:r>
      <w:r w:rsidRPr="0025145C">
        <w:rPr>
          <w:u w:val="single"/>
        </w:rPr>
        <w:t>Australian Journal of Entomology</w:t>
      </w:r>
      <w:r w:rsidRPr="0025145C">
        <w:t xml:space="preserve"> </w:t>
      </w:r>
      <w:r w:rsidRPr="0025145C">
        <w:rPr>
          <w:b/>
          <w:bCs/>
        </w:rPr>
        <w:t>52</w:t>
      </w:r>
      <w:r w:rsidRPr="0025145C">
        <w:t>(4): 291-298.</w:t>
      </w:r>
    </w:p>
    <w:p w:rsidR="00E71222" w:rsidRPr="0025145C" w:rsidRDefault="00E71222" w:rsidP="0025145C">
      <w:pPr>
        <w:pStyle w:val="EndNoteBibliography"/>
      </w:pPr>
      <w:r w:rsidRPr="0025145C">
        <w:t xml:space="preserve">White, E. P., S. M. Ernest, A. J. Kerkhoff and B. J. Enquist (2007). "Relationships between body size and abundance in ecology." </w:t>
      </w:r>
      <w:r w:rsidRPr="0025145C">
        <w:rPr>
          <w:u w:val="single"/>
        </w:rPr>
        <w:t>Trends in ecology &amp; evolution</w:t>
      </w:r>
      <w:r w:rsidRPr="0025145C">
        <w:t xml:space="preserve"> </w:t>
      </w:r>
      <w:r w:rsidRPr="0025145C">
        <w:rPr>
          <w:b/>
          <w:bCs/>
        </w:rPr>
        <w:t>22</w:t>
      </w:r>
      <w:r w:rsidRPr="0025145C">
        <w:t>(6): 323-330.</w:t>
      </w:r>
    </w:p>
    <w:p w:rsidR="00E71222" w:rsidRPr="0025145C" w:rsidRDefault="00E71222" w:rsidP="0025145C">
      <w:pPr>
        <w:pStyle w:val="EndNoteBibliography"/>
      </w:pPr>
      <w:r w:rsidRPr="0025145C">
        <w:t xml:space="preserve">Williams, N. M., E. E. Crone, T. a. H. Roulston, R. L. Minckley, L. Packer and S. G. Potts (2010). "Ecological and life-history traits predict bee species responses to environmental disturbances." </w:t>
      </w:r>
      <w:r w:rsidRPr="0025145C">
        <w:rPr>
          <w:u w:val="single"/>
        </w:rPr>
        <w:t>Biological Conservation</w:t>
      </w:r>
      <w:r w:rsidRPr="0025145C">
        <w:t xml:space="preserve"> </w:t>
      </w:r>
      <w:r w:rsidRPr="0025145C">
        <w:rPr>
          <w:b/>
          <w:bCs/>
        </w:rPr>
        <w:t>143</w:t>
      </w:r>
      <w:r w:rsidRPr="0025145C">
        <w:t>(10): 2280-2291.</w:t>
      </w:r>
    </w:p>
    <w:p w:rsidR="00E71222" w:rsidRPr="0025145C" w:rsidRDefault="00E71222" w:rsidP="0025145C">
      <w:pPr>
        <w:pStyle w:val="EndNoteBibliography"/>
      </w:pPr>
      <w:r w:rsidRPr="0025145C">
        <w:t xml:space="preserve">Woodward, G. and A. G. Hildrew (2002). "Body‐size determinants of niche overlap and intraguild predation within a complex food web." </w:t>
      </w:r>
      <w:r w:rsidRPr="0025145C">
        <w:rPr>
          <w:u w:val="single"/>
        </w:rPr>
        <w:t>Journal of Animal Ecology</w:t>
      </w:r>
      <w:r w:rsidRPr="0025145C">
        <w:t xml:space="preserve"> </w:t>
      </w:r>
      <w:r w:rsidRPr="0025145C">
        <w:rPr>
          <w:b/>
          <w:bCs/>
        </w:rPr>
        <w:t>71</w:t>
      </w:r>
      <w:r w:rsidRPr="0025145C">
        <w:t>(6): 1063-1074.</w:t>
      </w:r>
    </w:p>
    <w:p w:rsidR="00E71222" w:rsidRPr="00D01638" w:rsidRDefault="00E71222" w:rsidP="00CC48BB">
      <w:pPr>
        <w:spacing w:line="480" w:lineRule="auto"/>
        <w:jc w:val="both"/>
        <w:rPr>
          <w:b/>
          <w:bCs/>
        </w:rPr>
      </w:pPr>
      <w:r w:rsidRPr="00D01638">
        <w:rPr>
          <w:b/>
          <w:bCs/>
        </w:rPr>
        <w:fldChar w:fldCharType="end"/>
      </w:r>
    </w:p>
    <w:sectPr w:rsidR="00E71222" w:rsidRPr="00D01638" w:rsidSect="00E71222">
      <w:pgSz w:w="11900" w:h="16840"/>
      <w:pgMar w:top="1440" w:right="1440" w:bottom="1440" w:left="1440" w:header="708" w:footer="708" w:gutter="0"/>
      <w:cols w:space="708"/>
      <w:docGrid w:linePitch="360"/>
      <w:sectPrChange w:id="535" w:author="vesna.gagic@bio.bg.ac.rs" w:date="2018-06-15T08:24:00Z">
        <w:sectPr w:rsidR="00E71222" w:rsidRPr="00D01638" w:rsidSect="00E71222">
          <w:pgSz w:w="11906" w:h="16838"/>
          <w:pgMar w:right="1800" w:left="180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acho Bartomeus" w:date="2018-06-11T20:45:00Z" w:initials="IB">
    <w:p w:rsidR="00E71222" w:rsidRDefault="00E71222">
      <w:pPr>
        <w:pStyle w:val="CommentText"/>
      </w:pPr>
      <w:r>
        <w:rPr>
          <w:rStyle w:val="CommentReference"/>
        </w:rPr>
        <w:annotationRef/>
      </w:r>
      <w:r>
        <w:t>Check last name. Freitas?</w:t>
      </w:r>
    </w:p>
  </w:comment>
  <w:comment w:id="50" w:author="Nacho Bartomeus" w:date="2018-06-11T20:50:00Z" w:initials="IB">
    <w:p w:rsidR="00E71222" w:rsidRDefault="00E71222">
      <w:pPr>
        <w:pStyle w:val="CommentText"/>
      </w:pPr>
      <w:r>
        <w:rPr>
          <w:rStyle w:val="CommentReference"/>
        </w:rPr>
        <w:annotationRef/>
      </w:r>
      <w:r>
        <w:t>Dynamic? I think I prefer dynamic, at least in the abstract.</w:t>
      </w:r>
    </w:p>
  </w:comment>
  <w:comment w:id="101" w:author="Romina Rader" w:date="1951-10-17T14:24:00Z" w:initials="RR">
    <w:p w:rsidR="00E71222" w:rsidRDefault="00E71222">
      <w:pPr>
        <w:pStyle w:val="CommentText"/>
      </w:pPr>
      <w:r>
        <w:rPr>
          <w:rStyle w:val="CommentReference"/>
        </w:rPr>
        <w:annotationRef/>
      </w:r>
      <w:r>
        <w:t>Just cite author – no need to tell people to ‘see’ it.</w:t>
      </w:r>
    </w:p>
  </w:comment>
  <w:comment w:id="224" w:author="vesna.gagic@bio.bg.ac.rs" w:date="2018-06-15T08:47:00Z" w:initials="v">
    <w:p w:rsidR="00E71222" w:rsidRDefault="00E71222">
      <w:pPr>
        <w:pStyle w:val="CommentText"/>
      </w:pPr>
      <w:r>
        <w:rPr>
          <w:rStyle w:val="CommentReference"/>
        </w:rPr>
        <w:annotationRef/>
      </w:r>
      <w:r>
        <w:t>Twice in the same sentence</w:t>
      </w:r>
    </w:p>
  </w:comment>
  <w:comment w:id="239" w:author="Romina Rader" w:date="1951-10-17T16:24:00Z" w:initials="RR">
    <w:p w:rsidR="00E71222" w:rsidRDefault="00E71222">
      <w:pPr>
        <w:pStyle w:val="CommentText"/>
      </w:pPr>
      <w:r>
        <w:rPr>
          <w:rStyle w:val="CommentReference"/>
        </w:rPr>
        <w:annotationRef/>
      </w:r>
      <w:r>
        <w:t>Can you give the direction of these relationships?  It would be more informative?</w:t>
      </w:r>
    </w:p>
  </w:comment>
  <w:comment w:id="242" w:author="Nacho Bartomeus" w:date="2018-06-11T20:56:00Z" w:initials="IB">
    <w:p w:rsidR="00E71222" w:rsidRDefault="00E71222">
      <w:pPr>
        <w:pStyle w:val="CommentText"/>
      </w:pPr>
      <w:r>
        <w:rPr>
          <w:rStyle w:val="CommentReference"/>
        </w:rPr>
        <w:annotationRef/>
      </w:r>
      <w:r>
        <w:t>But see Bartomeus et al 2016 Functional Ecology. Not need to cite it if space is limiting, but see the lack of trait matching reported.</w:t>
      </w:r>
    </w:p>
  </w:comment>
  <w:comment w:id="263" w:author="vesna.gagic@bio.bg.ac.rs" w:date="2018-06-18T07:12:00Z" w:initials="v">
    <w:p w:rsidR="00E71222" w:rsidRDefault="00E71222">
      <w:pPr>
        <w:pStyle w:val="CommentText"/>
      </w:pPr>
      <w:r>
        <w:rPr>
          <w:rStyle w:val="CommentReference"/>
        </w:rPr>
        <w:annotationRef/>
      </w:r>
      <w:r>
        <w:t xml:space="preserve">How is this different from the previous sentence? Also, it would be good to give an example why would allometric relationships be different for other regions. Do you expect that the same species in different regions will have different coefficients and if so why, or do you expect this to change due to different species in different regions. </w:t>
      </w:r>
    </w:p>
  </w:comment>
  <w:comment w:id="268" w:author="Nacho Bartomeus" w:date="2018-06-11T20:59:00Z" w:initials="IB">
    <w:p w:rsidR="00E71222" w:rsidRDefault="00E71222" w:rsidP="00717703">
      <w:pPr>
        <w:pStyle w:val="CommentText"/>
      </w:pPr>
      <w:r>
        <w:rPr>
          <w:rStyle w:val="CommentReference"/>
        </w:rPr>
        <w:annotationRef/>
      </w:r>
      <w:r>
        <w:t>Vague</w:t>
      </w:r>
    </w:p>
  </w:comment>
  <w:comment w:id="269" w:author="vesna.gagic@bio.bg.ac.rs" w:date="2018-06-15T08:56:00Z" w:initials="v">
    <w:p w:rsidR="00E71222" w:rsidRDefault="00E71222">
      <w:pPr>
        <w:pStyle w:val="CommentText"/>
      </w:pPr>
      <w:r>
        <w:rPr>
          <w:rStyle w:val="CommentReference"/>
        </w:rPr>
        <w:annotationRef/>
      </w:r>
      <w:r>
        <w:t xml:space="preserve">More complex model structure is not good per se; you would need to tell a reader why is this needed. </w:t>
      </w:r>
    </w:p>
  </w:comment>
  <w:comment w:id="287" w:author="vesna.gagic@bio.bg.ac.rs" w:date="2018-06-15T08:58:00Z" w:initials="v">
    <w:p w:rsidR="00E71222" w:rsidRDefault="00E71222">
      <w:pPr>
        <w:pStyle w:val="CommentText"/>
      </w:pPr>
      <w:r>
        <w:rPr>
          <w:rStyle w:val="CommentReference"/>
        </w:rPr>
        <w:annotationRef/>
      </w:r>
      <w:r>
        <w:t>That can incorporate covariates?</w:t>
      </w:r>
    </w:p>
  </w:comment>
  <w:comment w:id="298" w:author="vesna.gagic@bio.bg.ac.rs" w:date="2018-06-18T07:15:00Z" w:initials="v">
    <w:p w:rsidR="00E71222" w:rsidRDefault="00E71222">
      <w:pPr>
        <w:pStyle w:val="CommentText"/>
      </w:pPr>
      <w:r>
        <w:rPr>
          <w:rStyle w:val="CommentReference"/>
        </w:rPr>
        <w:annotationRef/>
      </w:r>
      <w:r>
        <w:t>I think this part still needs some work. First, not everyone knows what ordinary least squares and major axis regression do. Second, it is still unclear why incorporating phylogeny is an attractive alternative: do you only correct for it so that it makes other model predictions more accurate and if so why, or is it that you are linking body size to phylogeny/taxonomy directly and if so why</w:t>
      </w:r>
    </w:p>
  </w:comment>
  <w:comment w:id="307" w:author="Nacho Bartomeus" w:date="2018-06-11T20:59:00Z" w:initials="IB">
    <w:p w:rsidR="00E71222" w:rsidRDefault="00E71222">
      <w:pPr>
        <w:pStyle w:val="CommentText"/>
      </w:pPr>
      <w:r>
        <w:rPr>
          <w:rStyle w:val="CommentReference"/>
        </w:rPr>
        <w:annotationRef/>
      </w:r>
      <w:r>
        <w:t>Vague</w:t>
      </w:r>
    </w:p>
  </w:comment>
  <w:comment w:id="346" w:author="vesna.gagic@bio.bg.ac.rs" w:date="2018-06-15T09:18:00Z" w:initials="v">
    <w:p w:rsidR="00E71222" w:rsidRDefault="00E71222">
      <w:pPr>
        <w:pStyle w:val="CommentText"/>
      </w:pPr>
      <w:r>
        <w:rPr>
          <w:rStyle w:val="CommentReference"/>
        </w:rPr>
        <w:annotationRef/>
      </w:r>
      <w:r>
        <w:t>There should be a at least a sentence earlier in the intro about differences between males and females</w:t>
      </w:r>
    </w:p>
  </w:comment>
  <w:comment w:id="352" w:author="Nacho Bartomeus" w:date="2018-06-11T21:00:00Z" w:initials="IB">
    <w:p w:rsidR="00E71222" w:rsidRDefault="00E71222">
      <w:pPr>
        <w:pStyle w:val="CommentText"/>
      </w:pPr>
      <w:r>
        <w:rPr>
          <w:rStyle w:val="CommentReference"/>
        </w:rPr>
        <w:annotationRef/>
      </w:r>
      <w:r>
        <w:t>Is this relevant?</w:t>
      </w:r>
    </w:p>
  </w:comment>
  <w:comment w:id="354" w:author="Nacho Bartomeus" w:date="2018-06-11T21:01:00Z" w:initials="IB">
    <w:p w:rsidR="00E71222" w:rsidRDefault="00E71222">
      <w:pPr>
        <w:pStyle w:val="CommentText"/>
      </w:pPr>
      <w:r>
        <w:rPr>
          <w:rStyle w:val="CommentReference"/>
        </w:rPr>
        <w:annotationRef/>
      </w:r>
      <w:r>
        <w:t>Which raises the question, which was the protocol for the others?? Clarify, otherwise is a red flag.</w:t>
      </w:r>
    </w:p>
  </w:comment>
  <w:comment w:id="356" w:author="Nacho Bartomeus" w:date="2018-06-11T21:04:00Z" w:initials="IB">
    <w:p w:rsidR="00E71222" w:rsidRDefault="00E71222">
      <w:pPr>
        <w:pStyle w:val="CommentText"/>
      </w:pPr>
      <w:r>
        <w:rPr>
          <w:rStyle w:val="CommentReference"/>
        </w:rPr>
        <w:annotationRef/>
      </w:r>
      <w:r>
        <w:t>Confusing. I’ll keep and only, even if some species you only have females, for example.</w:t>
      </w:r>
    </w:p>
  </w:comment>
  <w:comment w:id="357" w:author="vesna.gagic@bio.bg.ac.rs" w:date="2018-06-15T09:39:00Z" w:initials="v">
    <w:p w:rsidR="00E71222" w:rsidRDefault="00E71222">
      <w:pPr>
        <w:pStyle w:val="CommentText"/>
      </w:pPr>
      <w:r>
        <w:rPr>
          <w:rStyle w:val="CommentReference"/>
        </w:rPr>
        <w:annotationRef/>
      </w:r>
      <w:r>
        <w:t>This is confusing. It sounds like you first did a correlation and afterwards a regression</w:t>
      </w:r>
    </w:p>
  </w:comment>
  <w:comment w:id="358" w:author="vesna.gagic@bio.bg.ac.rs" w:date="2018-06-15T09:40:00Z" w:initials="v">
    <w:p w:rsidR="00E71222" w:rsidRDefault="00E71222">
      <w:pPr>
        <w:pStyle w:val="CommentText"/>
      </w:pPr>
      <w:r>
        <w:rPr>
          <w:rStyle w:val="CommentReference"/>
        </w:rPr>
        <w:annotationRef/>
      </w:r>
      <w:r>
        <w:t>Say what the variables were</w:t>
      </w:r>
    </w:p>
  </w:comment>
  <w:comment w:id="360" w:author="Nacho Bartomeus" w:date="2018-06-11T21:05:00Z" w:initials="IB">
    <w:p w:rsidR="00E71222" w:rsidRDefault="00E71222">
      <w:pPr>
        <w:pStyle w:val="CommentText"/>
      </w:pPr>
      <w:r>
        <w:rPr>
          <w:rStyle w:val="CommentReference"/>
        </w:rPr>
        <w:annotationRef/>
      </w:r>
      <w:r>
        <w:t>Maybe split the sentence. But be clear on the steps.</w:t>
      </w:r>
    </w:p>
  </w:comment>
  <w:comment w:id="381" w:author="Nacho Bartomeus" w:date="2018-06-11T21:06:00Z" w:initials="IB">
    <w:p w:rsidR="00E71222" w:rsidRDefault="00E71222">
      <w:pPr>
        <w:pStyle w:val="CommentText"/>
      </w:pPr>
      <w:r>
        <w:rPr>
          <w:rStyle w:val="CommentReference"/>
        </w:rPr>
        <w:annotationRef/>
      </w:r>
      <w:r>
        <w:t xml:space="preserve">Or body length, as you said above. </w:t>
      </w:r>
    </w:p>
  </w:comment>
  <w:comment w:id="383" w:author="vesna.gagic@bio.bg.ac.rs" w:date="2018-06-15T09:27:00Z" w:initials="v">
    <w:p w:rsidR="00E71222" w:rsidRDefault="00E71222">
      <w:pPr>
        <w:pStyle w:val="CommentText"/>
      </w:pPr>
      <w:r>
        <w:rPr>
          <w:rStyle w:val="CommentReference"/>
        </w:rPr>
        <w:annotationRef/>
      </w:r>
      <w:r>
        <w:t>This can not be a coefficient for interaction given the model formula.</w:t>
      </w:r>
    </w:p>
  </w:comment>
  <w:comment w:id="388" w:author="Nacho Bartomeus" w:date="2018-06-11T21:06:00Z" w:initials="IB">
    <w:p w:rsidR="00E71222" w:rsidRDefault="00E71222">
      <w:pPr>
        <w:pStyle w:val="CommentText"/>
      </w:pPr>
      <w:r>
        <w:rPr>
          <w:rStyle w:val="CommentReference"/>
        </w:rPr>
        <w:annotationRef/>
      </w:r>
      <w:r>
        <w:t>Diferenciate the models. This is not OLS anymore, right? This refers to the MCMC… be clear.</w:t>
      </w:r>
    </w:p>
  </w:comment>
  <w:comment w:id="390" w:author="vesna.gagic@bio.bg.ac.rs" w:date="2018-06-18T07:23:00Z" w:initials="v">
    <w:p w:rsidR="00E71222" w:rsidRDefault="00E71222">
      <w:pPr>
        <w:pStyle w:val="CommentText"/>
      </w:pPr>
      <w:r>
        <w:rPr>
          <w:rStyle w:val="CommentReference"/>
        </w:rPr>
        <w:annotationRef/>
      </w:r>
      <w:r>
        <w:t>Why this? This is to my knowledge commonly used when there is an overdispresion in Poisson models.</w:t>
      </w:r>
    </w:p>
  </w:comment>
  <w:comment w:id="391" w:author="vesna.gagic@bio.bg.ac.rs" w:date="2018-06-18T07:25:00Z" w:initials="v">
    <w:p w:rsidR="00E71222" w:rsidRDefault="00E71222">
      <w:pPr>
        <w:pStyle w:val="CommentText"/>
      </w:pPr>
      <w:r>
        <w:rPr>
          <w:rStyle w:val="CommentReference"/>
        </w:rPr>
        <w:annotationRef/>
      </w:r>
      <w:r>
        <w:t>confusing</w:t>
      </w:r>
    </w:p>
  </w:comment>
  <w:comment w:id="394" w:author="vesna.gagic@bio.bg.ac.rs" w:date="2018-06-15T11:44:00Z" w:initials="v">
    <w:p w:rsidR="00E71222" w:rsidRDefault="00E71222">
      <w:pPr>
        <w:pStyle w:val="CommentText"/>
      </w:pPr>
      <w:r>
        <w:rPr>
          <w:rStyle w:val="CommentReference"/>
        </w:rPr>
        <w:annotationRef/>
      </w:r>
      <w:r>
        <w:t xml:space="preserve">This is unclear to me. Is this a model with only IT as explanatory? If so, how did you “extract the highest ranked model”? </w:t>
      </w:r>
    </w:p>
  </w:comment>
  <w:comment w:id="400" w:author="vesna.gagic@bio.bg.ac.rs" w:date="2018-06-15T11:47:00Z" w:initials="v">
    <w:p w:rsidR="00E71222" w:rsidRDefault="00E71222">
      <w:pPr>
        <w:pStyle w:val="CommentText"/>
      </w:pPr>
      <w:r>
        <w:rPr>
          <w:rStyle w:val="CommentReference"/>
        </w:rPr>
        <w:annotationRef/>
      </w:r>
      <w:r>
        <w:t>?</w:t>
      </w:r>
    </w:p>
  </w:comment>
  <w:comment w:id="402" w:author="vesna.gagic@bio.bg.ac.rs" w:date="2018-06-15T11:48:00Z" w:initials="v">
    <w:p w:rsidR="00E71222" w:rsidRDefault="00E71222">
      <w:pPr>
        <w:pStyle w:val="CommentText"/>
      </w:pPr>
      <w:r>
        <w:rPr>
          <w:rStyle w:val="CommentReference"/>
        </w:rPr>
        <w:annotationRef/>
      </w:r>
      <w:r>
        <w:t>Say why you chose females only</w:t>
      </w:r>
    </w:p>
  </w:comment>
  <w:comment w:id="403" w:author="Nacho Bartomeus" w:date="2018-06-11T21:10:00Z" w:initials="IB">
    <w:p w:rsidR="00E71222" w:rsidRDefault="00E71222">
      <w:pPr>
        <w:pStyle w:val="CommentText"/>
      </w:pPr>
      <w:r>
        <w:rPr>
          <w:rStyle w:val="CommentReference"/>
        </w:rPr>
        <w:annotationRef/>
      </w:r>
      <w:r>
        <w:t xml:space="preserve">This is a second analysis. Say First we do OLS, Second, we see when mean is estabilized… </w:t>
      </w:r>
    </w:p>
  </w:comment>
  <w:comment w:id="404" w:author="Nacho Bartomeus" w:date="2018-06-11T21:11:00Z" w:initials="IB">
    <w:p w:rsidR="00E71222" w:rsidRDefault="00E71222">
      <w:pPr>
        <w:pStyle w:val="CommentText"/>
      </w:pPr>
      <w:r>
        <w:rPr>
          <w:rStyle w:val="CommentReference"/>
        </w:rPr>
        <w:annotationRef/>
      </w:r>
      <w:r>
        <w:t>At some point we will get a DOI for this. You can do that using Zenodo.</w:t>
      </w:r>
    </w:p>
  </w:comment>
  <w:comment w:id="406" w:author="vesna.gagic@bio.bg.ac.rs" w:date="2018-06-15T11:52:00Z" w:initials="v">
    <w:p w:rsidR="00E71222" w:rsidRDefault="00E71222">
      <w:pPr>
        <w:pStyle w:val="CommentText"/>
      </w:pPr>
      <w:r>
        <w:rPr>
          <w:rStyle w:val="CommentReference"/>
        </w:rPr>
        <w:annotationRef/>
      </w:r>
      <w:r>
        <w:t>How does the random effect species deal with this?</w:t>
      </w:r>
    </w:p>
  </w:comment>
  <w:comment w:id="414" w:author="Nacho Bartomeus" w:date="2018-06-11T21:13:00Z" w:initials="IB">
    <w:p w:rsidR="00E71222" w:rsidRDefault="00E71222">
      <w:pPr>
        <w:pStyle w:val="CommentText"/>
      </w:pPr>
      <w:r>
        <w:rPr>
          <w:rStyle w:val="CommentReference"/>
        </w:rPr>
        <w:annotationRef/>
      </w:r>
      <w:r>
        <w:t>This is confusing, maybe the simbols? Order it a bit.</w:t>
      </w:r>
    </w:p>
  </w:comment>
  <w:comment w:id="415" w:author="Nacho Bartomeus" w:date="2018-06-11T21:15:00Z" w:initials="IB">
    <w:p w:rsidR="00E71222" w:rsidRDefault="00E71222">
      <w:pPr>
        <w:pStyle w:val="CommentText"/>
      </w:pPr>
      <w:r>
        <w:rPr>
          <w:rStyle w:val="CommentReference"/>
        </w:rPr>
        <w:annotationRef/>
      </w:r>
      <w:r>
        <w:t>This needs more explanation. What you refer to?</w:t>
      </w:r>
    </w:p>
  </w:comment>
  <w:comment w:id="416" w:author="Nacho Bartomeus" w:date="2018-06-11T21:15:00Z" w:initials="IB">
    <w:p w:rsidR="00E71222" w:rsidRDefault="00E71222">
      <w:pPr>
        <w:pStyle w:val="CommentText"/>
      </w:pPr>
      <w:r>
        <w:rPr>
          <w:rStyle w:val="CommentReference"/>
        </w:rPr>
        <w:annotationRef/>
      </w:r>
      <w:r>
        <w:t>Good!</w:t>
      </w:r>
    </w:p>
  </w:comment>
  <w:comment w:id="417" w:author="Romina Rader" w:date="1951-10-17T18:20:00Z" w:initials="RR">
    <w:p w:rsidR="00E71222" w:rsidRDefault="00E71222">
      <w:pPr>
        <w:pStyle w:val="CommentText"/>
      </w:pPr>
      <w:r>
        <w:rPr>
          <w:rStyle w:val="CommentReference"/>
        </w:rPr>
        <w:annotationRef/>
      </w:r>
      <w:r>
        <w:t>Is this supposed to be mass here and throughout?</w:t>
      </w:r>
    </w:p>
  </w:comment>
  <w:comment w:id="418" w:author="Romina Rader" w:date="1951-10-17T18:56:00Z" w:initials="RR">
    <w:p w:rsidR="00E71222" w:rsidRDefault="00E71222">
      <w:pPr>
        <w:pStyle w:val="CommentText"/>
      </w:pPr>
      <w:r>
        <w:rPr>
          <w:rStyle w:val="CommentReference"/>
        </w:rPr>
        <w:annotationRef/>
      </w:r>
      <w:r>
        <w:t>Do we need to keep saying which analyses when this should be in methods?  It detracts from flow of results in my opinion – I would remove.</w:t>
      </w:r>
    </w:p>
  </w:comment>
  <w:comment w:id="419" w:author="vesna.gagic@bio.bg.ac.rs" w:date="2018-06-15T12:00:00Z" w:initials="v">
    <w:p w:rsidR="00E71222" w:rsidRDefault="00E71222">
      <w:pPr>
        <w:pStyle w:val="CommentText"/>
      </w:pPr>
      <w:r>
        <w:rPr>
          <w:rStyle w:val="CommentReference"/>
        </w:rPr>
        <w:annotationRef/>
      </w:r>
      <w:r>
        <w:t>Is there a reason Apidae are the base level? Would a comparison among all families be interesting? If so, a posthoc test would be needed, or did you already perform it and that’s where the second part of the sentence comes from?</w:t>
      </w:r>
    </w:p>
  </w:comment>
  <w:comment w:id="420" w:author="vesna.gagic@bio.bg.ac.rs" w:date="2018-06-15T12:09:00Z" w:initials="v">
    <w:p w:rsidR="00E71222" w:rsidRDefault="00E71222">
      <w:pPr>
        <w:pStyle w:val="CommentText"/>
      </w:pPr>
      <w:r>
        <w:rPr>
          <w:rStyle w:val="CommentReference"/>
        </w:rPr>
        <w:annotationRef/>
      </w:r>
      <w:r>
        <w:t>Different from all others or from Apidae?</w:t>
      </w:r>
    </w:p>
  </w:comment>
  <w:comment w:id="421" w:author="vesna.gagic@bio.bg.ac.rs" w:date="2018-06-15T12:08:00Z" w:initials="v">
    <w:p w:rsidR="00E71222" w:rsidRDefault="00E71222">
      <w:pPr>
        <w:pStyle w:val="CommentText"/>
      </w:pPr>
      <w:r>
        <w:rPr>
          <w:rStyle w:val="CommentReference"/>
        </w:rPr>
        <w:annotationRef/>
      </w:r>
      <w:r>
        <w:t xml:space="preserve">Confusing. Where does this come from?  Are you still talking about families? Maybe rephrase. </w:t>
      </w:r>
    </w:p>
  </w:comment>
  <w:comment w:id="424" w:author="vesna.gagic@bio.bg.ac.rs" w:date="2018-06-15T12:06:00Z" w:initials="v">
    <w:p w:rsidR="00E71222" w:rsidRDefault="00E71222">
      <w:pPr>
        <w:pStyle w:val="CommentText"/>
      </w:pPr>
      <w:r>
        <w:rPr>
          <w:rStyle w:val="CommentReference"/>
        </w:rPr>
        <w:annotationRef/>
      </w:r>
      <w:r>
        <w:t>This doesn’t tell me much if I don’t know what how much “worse” is the second model</w:t>
      </w:r>
    </w:p>
  </w:comment>
  <w:comment w:id="426" w:author="vesna.gagic@bio.bg.ac.rs" w:date="2018-06-15T12:13:00Z" w:initials="v">
    <w:p w:rsidR="00E71222" w:rsidRDefault="00E71222">
      <w:pPr>
        <w:pStyle w:val="CommentText"/>
      </w:pPr>
      <w:r>
        <w:rPr>
          <w:rStyle w:val="CommentReference"/>
        </w:rPr>
        <w:annotationRef/>
      </w:r>
      <w:r>
        <w:t>This sounds like it should be at the end of the previous paragraph. Is this in bees or hoverflies?</w:t>
      </w:r>
    </w:p>
  </w:comment>
  <w:comment w:id="430" w:author="vesna.gagic@bio.bg.ac.rs" w:date="2018-06-18T07:34:00Z" w:initials="v">
    <w:p w:rsidR="00E71222" w:rsidRDefault="00E71222">
      <w:pPr>
        <w:pStyle w:val="CommentText"/>
      </w:pPr>
      <w:r>
        <w:rPr>
          <w:rStyle w:val="CommentReference"/>
        </w:rPr>
        <w:annotationRef/>
      </w:r>
      <w:r>
        <w:t>To my understanding these two models also test different things. While the first one tests for the effects of family (alone and in interaction with IT) on body weight, the second one accounts for correlation among species that comes from their relatedness, but relatedness is not used as a predictor? It should be checked whether it is even allowed to compare these models using DIC, I do not have much experience with it.</w:t>
      </w:r>
    </w:p>
  </w:comment>
  <w:comment w:id="431" w:author="Nacho Bartomeus" w:date="2018-06-11T21:18:00Z" w:initials="IB">
    <w:p w:rsidR="00E71222" w:rsidRDefault="00E71222">
      <w:pPr>
        <w:pStyle w:val="CommentText"/>
      </w:pPr>
      <w:r>
        <w:rPr>
          <w:rStyle w:val="CommentReference"/>
        </w:rPr>
        <w:annotationRef/>
      </w:r>
      <w:r>
        <w:t>Numbers show higher in bees? Check.</w:t>
      </w:r>
    </w:p>
  </w:comment>
  <w:comment w:id="432" w:author="vesna.gagic@bio.bg.ac.rs" w:date="2018-06-15T12:30:00Z" w:initials="v">
    <w:p w:rsidR="00E71222" w:rsidRDefault="00E71222">
      <w:pPr>
        <w:pStyle w:val="CommentText"/>
      </w:pPr>
      <w:r>
        <w:rPr>
          <w:rStyle w:val="CommentReference"/>
        </w:rPr>
        <w:annotationRef/>
      </w:r>
      <w:r>
        <w:t>vague</w:t>
      </w:r>
    </w:p>
  </w:comment>
  <w:comment w:id="434" w:author="Romina Rader" w:date="1951-10-17T18:60:00Z" w:initials="RR">
    <w:p w:rsidR="00E71222" w:rsidRDefault="00E71222">
      <w:pPr>
        <w:pStyle w:val="CommentText"/>
      </w:pPr>
      <w:r>
        <w:rPr>
          <w:rStyle w:val="CommentReference"/>
        </w:rPr>
        <w:annotationRef/>
      </w:r>
      <w:r>
        <w:t>Try to follow same order of research questions, whatever you decide they will be and whatever order you decide they will be.</w:t>
      </w:r>
    </w:p>
  </w:comment>
  <w:comment w:id="435" w:author="vesna.gagic@bio.bg.ac.rs" w:date="2018-06-18T07:35:00Z" w:initials="v">
    <w:p w:rsidR="00E71222" w:rsidRDefault="00E71222">
      <w:pPr>
        <w:pStyle w:val="CommentText"/>
      </w:pPr>
      <w:r>
        <w:rPr>
          <w:rStyle w:val="CommentReference"/>
        </w:rPr>
        <w:annotationRef/>
      </w:r>
      <w:r>
        <w:t>Be consistent throughout how you use body size/body weight/dry weight</w:t>
      </w:r>
    </w:p>
  </w:comment>
  <w:comment w:id="436" w:author="Nacho Bartomeus" w:date="2018-06-11T21:20:00Z" w:initials="IB">
    <w:p w:rsidR="00E71222" w:rsidRDefault="00E71222">
      <w:pPr>
        <w:pStyle w:val="CommentText"/>
      </w:pPr>
      <w:r>
        <w:rPr>
          <w:rStyle w:val="CommentReference"/>
        </w:rPr>
        <w:annotationRef/>
      </w:r>
      <w:r>
        <w:t xml:space="preserve">Look like this is the magic number. Frund found the same for measuring specialization. </w:t>
      </w:r>
    </w:p>
    <w:p w:rsidR="00E71222" w:rsidRDefault="00E71222">
      <w:pPr>
        <w:pStyle w:val="CommentText"/>
      </w:pPr>
    </w:p>
    <w:p w:rsidR="00E71222" w:rsidRDefault="00E71222">
      <w:pPr>
        <w:pStyle w:val="CommentText"/>
      </w:pPr>
      <w:r>
        <w:t>Also, you will need to reconcile this with the fact that most of our means are based on &lt; than 20 specimens. Plan accordingly the intro- discussion for justification. Maybe use the iterative process as a way to better estimate this with time.</w:t>
      </w:r>
    </w:p>
  </w:comment>
  <w:comment w:id="438" w:author="Nacho Bartomeus" w:date="2018-06-11T21:22:00Z" w:initials="IB">
    <w:p w:rsidR="00E71222" w:rsidRDefault="00E71222">
      <w:pPr>
        <w:pStyle w:val="CommentText"/>
      </w:pPr>
      <w:r>
        <w:rPr>
          <w:rStyle w:val="CommentReference"/>
        </w:rPr>
        <w:annotationRef/>
      </w:r>
      <w:r>
        <w:t xml:space="preserve">Necessary to make explicit? </w:t>
      </w:r>
    </w:p>
  </w:comment>
  <w:comment w:id="440" w:author="Romina Rader" w:date="1951-10-17T19:40:00Z" w:initials="RR">
    <w:p w:rsidR="00E71222" w:rsidRDefault="00E71222">
      <w:pPr>
        <w:pStyle w:val="CommentText"/>
      </w:pPr>
      <w:r>
        <w:rPr>
          <w:rStyle w:val="CommentReference"/>
        </w:rPr>
        <w:annotationRef/>
      </w:r>
      <w:r>
        <w:t xml:space="preserve">I think much of this para could be a concluding section.  I think it basically a results summary and bits could be incorporated into following paragraphs with a majority being conclusion.  </w:t>
      </w:r>
    </w:p>
  </w:comment>
  <w:comment w:id="450" w:author="Nacho Bartomeus" w:date="2018-06-11T23:56:00Z" w:initials="IB">
    <w:p w:rsidR="00E71222" w:rsidRDefault="00E71222">
      <w:pPr>
        <w:pStyle w:val="CommentText"/>
      </w:pPr>
      <w:r>
        <w:rPr>
          <w:rStyle w:val="CommentReference"/>
        </w:rPr>
        <w:annotationRef/>
      </w:r>
      <w:r>
        <w:t>Sim</w:t>
      </w:r>
      <w:bookmarkStart w:id="451" w:name="_GoBack"/>
      <w:bookmarkEnd w:id="451"/>
      <w:r>
        <w:t>plify wording.</w:t>
      </w:r>
    </w:p>
  </w:comment>
  <w:comment w:id="452" w:author="Romina Rader" w:date="1951-10-17T19:36:00Z" w:initials="RR">
    <w:p w:rsidR="00E71222" w:rsidRDefault="00E71222">
      <w:pPr>
        <w:pStyle w:val="CommentText"/>
      </w:pPr>
      <w:r>
        <w:rPr>
          <w:rStyle w:val="CommentReference"/>
        </w:rPr>
        <w:annotationRef/>
      </w:r>
      <w:r>
        <w:t>I would argue starting discussion here is more appropriate and the first para could be conclusion – up to you.</w:t>
      </w:r>
    </w:p>
  </w:comment>
  <w:comment w:id="462" w:author="vesna.gagic@bio.bg.ac.rs" w:date="2018-06-18T06:51:00Z" w:initials="v">
    <w:p w:rsidR="00E71222" w:rsidRDefault="00E71222">
      <w:pPr>
        <w:pStyle w:val="CommentText"/>
      </w:pPr>
      <w:r>
        <w:rPr>
          <w:rStyle w:val="CommentReference"/>
        </w:rPr>
        <w:annotationRef/>
      </w:r>
      <w:r>
        <w:t>Differences among regions? Since ITD and body weight can both indicates size classes, I would be more precise in the description throughout the ms. For example: ”Differences among regions were most pronounced in bees with smaller ITD…”</w:t>
      </w:r>
    </w:p>
  </w:comment>
  <w:comment w:id="463" w:author="Nacho Bartomeus" w:date="2018-06-11T23:57:00Z" w:initials="IB">
    <w:p w:rsidR="00E71222" w:rsidRDefault="00E71222">
      <w:pPr>
        <w:pStyle w:val="CommentText"/>
      </w:pPr>
      <w:r>
        <w:rPr>
          <w:rStyle w:val="CommentReference"/>
        </w:rPr>
        <w:annotationRef/>
      </w:r>
      <w:r>
        <w:t>Any cue why this can be??</w:t>
      </w:r>
    </w:p>
  </w:comment>
  <w:comment w:id="464" w:author="vesna.gagic@bio.bg.ac.rs" w:date="2018-06-18T06:20:00Z" w:initials="v">
    <w:p w:rsidR="00E71222" w:rsidRDefault="00E71222">
      <w:pPr>
        <w:pStyle w:val="CommentText"/>
      </w:pPr>
      <w:r>
        <w:rPr>
          <w:rStyle w:val="CommentReference"/>
        </w:rPr>
        <w:annotationRef/>
      </w:r>
      <w:r>
        <w:t>This sounds the same as the sentence above</w:t>
      </w:r>
    </w:p>
  </w:comment>
  <w:comment w:id="471" w:author="vesna.gagic@bio.bg.ac.rs" w:date="2018-06-18T06:23:00Z" w:initials="v">
    <w:p w:rsidR="00E71222" w:rsidRDefault="00E71222">
      <w:pPr>
        <w:pStyle w:val="CommentText"/>
      </w:pPr>
      <w:r>
        <w:rPr>
          <w:rStyle w:val="CommentReference"/>
        </w:rPr>
        <w:annotationRef/>
      </w:r>
      <w:r>
        <w:t>What organisms?</w:t>
      </w:r>
    </w:p>
  </w:comment>
  <w:comment w:id="472" w:author="vesna.gagic@bio.bg.ac.rs" w:date="2018-06-18T06:32:00Z" w:initials="v">
    <w:p w:rsidR="00E71222" w:rsidRDefault="00E71222">
      <w:pPr>
        <w:pStyle w:val="CommentText"/>
      </w:pPr>
      <w:r>
        <w:rPr>
          <w:rStyle w:val="CommentReference"/>
        </w:rPr>
        <w:annotationRef/>
      </w:r>
      <w:r>
        <w:t xml:space="preserve">It is unclear to me how sexual dimprhism explains differences among regions. Or do you want to say that there were various diversification patterns among regions and sexes within those regions? If so, a 3-way interaction would be expected, but you did not test that. </w:t>
      </w:r>
    </w:p>
  </w:comment>
  <w:comment w:id="473" w:author="vesna.gagic@bio.bg.ac.rs" w:date="2018-06-18T06:35:00Z" w:initials="v">
    <w:p w:rsidR="00E71222" w:rsidRDefault="00E71222">
      <w:pPr>
        <w:pStyle w:val="CommentText"/>
      </w:pPr>
      <w:r>
        <w:rPr>
          <w:rStyle w:val="CommentReference"/>
        </w:rPr>
        <w:annotationRef/>
      </w:r>
      <w:r>
        <w:t>Although you found an interaction the differences in slopes in the Fig do not seem to be large. It would be good to state by how much explanatory power increased by incorporating regions.</w:t>
      </w:r>
    </w:p>
  </w:comment>
  <w:comment w:id="474" w:author="vesna.gagic@bio.bg.ac.rs" w:date="2018-06-18T06:37:00Z" w:initials="v">
    <w:p w:rsidR="00E71222" w:rsidRDefault="00E71222">
      <w:pPr>
        <w:pStyle w:val="CommentText"/>
      </w:pPr>
      <w:r>
        <w:rPr>
          <w:rStyle w:val="CommentReference"/>
        </w:rPr>
        <w:annotationRef/>
      </w:r>
      <w:r>
        <w:t>I would remove this sentence</w:t>
      </w:r>
    </w:p>
  </w:comment>
  <w:comment w:id="475" w:author="vesna.gagic@bio.bg.ac.rs" w:date="2018-06-18T06:44:00Z" w:initials="v">
    <w:p w:rsidR="00E71222" w:rsidRDefault="00E71222">
      <w:pPr>
        <w:pStyle w:val="CommentText"/>
      </w:pPr>
      <w:r>
        <w:rPr>
          <w:rStyle w:val="CommentReference"/>
        </w:rPr>
        <w:annotationRef/>
      </w:r>
      <w:r>
        <w:t xml:space="preserve">When there is no interaction it means that ITD as a predictive trait is NOT sensitive to sexual dimorphism. </w:t>
      </w:r>
    </w:p>
  </w:comment>
  <w:comment w:id="476" w:author="vesna.gagic@bio.bg.ac.rs" w:date="2018-06-18T06:48:00Z" w:initials="v">
    <w:p w:rsidR="00E71222" w:rsidRDefault="00E71222">
      <w:pPr>
        <w:pStyle w:val="CommentText"/>
      </w:pPr>
      <w:r>
        <w:rPr>
          <w:rStyle w:val="CommentReference"/>
        </w:rPr>
        <w:annotationRef/>
      </w:r>
      <w:r>
        <w:t xml:space="preserve">Why? </w:t>
      </w:r>
    </w:p>
  </w:comment>
  <w:comment w:id="477" w:author="Nacho Bartomeus" w:date="2018-06-11T23:59:00Z" w:initials="IB">
    <w:p w:rsidR="00E71222" w:rsidRDefault="00E71222">
      <w:pPr>
        <w:pStyle w:val="CommentText"/>
      </w:pPr>
      <w:r>
        <w:rPr>
          <w:rStyle w:val="CommentReference"/>
        </w:rPr>
        <w:annotationRef/>
      </w:r>
      <w:r>
        <w:t>Do you think for the 20% species for which males are &gt; than females (i.e. anthidium) the equation will introduce more error when correcting for sex?</w:t>
      </w:r>
    </w:p>
  </w:comment>
  <w:comment w:id="478" w:author="vesna.gagic@bio.bg.ac.rs" w:date="2018-06-18T06:53:00Z" w:initials="v">
    <w:p w:rsidR="00E71222" w:rsidRDefault="00E71222">
      <w:pPr>
        <w:pStyle w:val="CommentText"/>
      </w:pPr>
      <w:r>
        <w:rPr>
          <w:rStyle w:val="CommentReference"/>
        </w:rPr>
        <w:annotationRef/>
      </w:r>
      <w:r>
        <w:t>Or sample sizes?</w:t>
      </w:r>
    </w:p>
  </w:comment>
  <w:comment w:id="479" w:author="Nacho Bartomeus" w:date="2018-06-12T00:01:00Z" w:initials="IB">
    <w:p w:rsidR="00E71222" w:rsidRDefault="00E71222">
      <w:pPr>
        <w:pStyle w:val="CommentText"/>
      </w:pPr>
      <w:r>
        <w:rPr>
          <w:rStyle w:val="CommentReference"/>
        </w:rPr>
        <w:annotationRef/>
      </w:r>
      <w:r>
        <w:t>Cariveau found the same for tongues.</w:t>
      </w:r>
    </w:p>
  </w:comment>
  <w:comment w:id="483" w:author="vesna.gagic@bio.bg.ac.rs" w:date="2018-06-18T06:59:00Z" w:initials="v">
    <w:p w:rsidR="00E71222" w:rsidRDefault="00E71222">
      <w:pPr>
        <w:pStyle w:val="CommentText"/>
      </w:pPr>
      <w:r>
        <w:rPr>
          <w:rStyle w:val="CommentReference"/>
        </w:rPr>
        <w:annotationRef/>
      </w:r>
      <w:r>
        <w:t>Predictive power?</w:t>
      </w:r>
    </w:p>
  </w:comment>
  <w:comment w:id="484" w:author="vesna.gagic@bio.bg.ac.rs" w:date="2018-06-18T06:58:00Z" w:initials="v">
    <w:p w:rsidR="00E71222" w:rsidRDefault="00E71222">
      <w:pPr>
        <w:pStyle w:val="CommentText"/>
      </w:pPr>
      <w:r>
        <w:rPr>
          <w:rStyle w:val="CommentReference"/>
        </w:rPr>
        <w:annotationRef/>
      </w:r>
      <w:r>
        <w:t>Explain why is the difference at the family level?</w:t>
      </w:r>
    </w:p>
  </w:comment>
  <w:comment w:id="486" w:author="vesna.gagic@bio.bg.ac.rs" w:date="2018-06-18T07:01:00Z" w:initials="v">
    <w:p w:rsidR="00E71222" w:rsidRDefault="00E71222">
      <w:pPr>
        <w:pStyle w:val="CommentText"/>
      </w:pPr>
      <w:r>
        <w:rPr>
          <w:rStyle w:val="CommentReference"/>
        </w:rPr>
        <w:annotationRef/>
      </w:r>
      <w:r>
        <w:t>Is it a compromise if they perform better anyway?</w:t>
      </w:r>
    </w:p>
  </w:comment>
  <w:comment w:id="487" w:author="vesna.gagic@bio.bg.ac.rs" w:date="2018-06-18T07:02:00Z" w:initials="v">
    <w:p w:rsidR="00E71222" w:rsidRDefault="00E71222">
      <w:pPr>
        <w:pStyle w:val="CommentText"/>
      </w:pPr>
      <w:r>
        <w:rPr>
          <w:rStyle w:val="CommentReference"/>
        </w:rPr>
        <w:annotationRef/>
      </w:r>
      <w:r>
        <w:t>It’s strange that you say “our results” but then cite a study</w:t>
      </w:r>
    </w:p>
  </w:comment>
  <w:comment w:id="488" w:author="Nacho Bartomeus" w:date="2018-06-12T00:03:00Z" w:initials="IB">
    <w:p w:rsidR="00E71222" w:rsidRDefault="00E71222">
      <w:pPr>
        <w:pStyle w:val="CommentText"/>
      </w:pPr>
      <w:r>
        <w:rPr>
          <w:rStyle w:val="CommentReference"/>
        </w:rPr>
        <w:annotationRef/>
      </w:r>
      <w:r>
        <w:t xml:space="preserve">Yes, but I want to know how much error I add if I ignore sex, geography or phylogeny in %, for example. </w:t>
      </w:r>
    </w:p>
  </w:comment>
  <w:comment w:id="521" w:author="Liam Kendall" w:date="2016-08-05T11:36:00Z" w:initials="LK">
    <w:p w:rsidR="00E71222" w:rsidRDefault="00E71222" w:rsidP="00B96F6B">
      <w:pPr>
        <w:pStyle w:val="CommentText"/>
      </w:pPr>
      <w:r>
        <w:rPr>
          <w:rStyle w:val="CommentReference"/>
        </w:rPr>
        <w:annotationRef/>
      </w:r>
      <w:r>
        <w:t>aX^B</w:t>
      </w:r>
    </w:p>
    <w:p w:rsidR="00E71222" w:rsidRDefault="00E71222" w:rsidP="00B96F6B">
      <w:pPr>
        <w:pStyle w:val="CommentText"/>
      </w:pPr>
    </w:p>
  </w:comment>
  <w:comment w:id="522" w:author="Liam Kendall" w:date="2016-08-05T11:36:00Z" w:initials="LK">
    <w:p w:rsidR="00E71222" w:rsidRDefault="00E71222" w:rsidP="00B96F6B">
      <w:pPr>
        <w:pStyle w:val="CommentText"/>
      </w:pPr>
      <w:r>
        <w:rPr>
          <w:rStyle w:val="CommentReference"/>
        </w:rPr>
        <w:annotationRef/>
      </w:r>
      <w:r>
        <w:t>Where Y = ITS, X = dry weight</w:t>
      </w:r>
    </w:p>
  </w:comment>
  <w:comment w:id="523" w:author="Liam Kendall" w:date="2016-08-05T11:36:00Z" w:initials="LK">
    <w:p w:rsidR="00E71222" w:rsidRDefault="00E71222" w:rsidP="00B96F6B">
      <w:pPr>
        <w:pStyle w:val="CommentText"/>
        <w:rPr>
          <w:vertAlign w:val="superscript"/>
        </w:rPr>
      </w:pPr>
      <w:r>
        <w:rPr>
          <w:rStyle w:val="CommentReference"/>
        </w:rPr>
        <w:annotationRef/>
      </w:r>
      <w:r>
        <w:t>Needs to be transformed: lnY = a  + bX + b</w:t>
      </w:r>
      <w:r w:rsidRPr="00A3283E">
        <w:rPr>
          <w:vertAlign w:val="superscript"/>
        </w:rPr>
        <w:t>1</w:t>
      </w:r>
      <w:r>
        <w:t>X</w:t>
      </w:r>
      <w:r w:rsidRPr="00A3283E">
        <w:rPr>
          <w:vertAlign w:val="superscript"/>
        </w:rPr>
        <w:t>2</w:t>
      </w:r>
    </w:p>
    <w:p w:rsidR="00E71222" w:rsidRDefault="00E71222" w:rsidP="00B96F6B">
      <w:pPr>
        <w:pStyle w:val="CommentText"/>
      </w:pPr>
      <w:r>
        <w:t>A=-8.108, b = 0.38002, b1 = -5.5428 x 10</w:t>
      </w:r>
      <w:r w:rsidRPr="00A3283E">
        <w:rPr>
          <w:vertAlign w:val="superscript"/>
        </w:rPr>
        <w:t>-3</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1222" w:rsidRDefault="00E71222" w:rsidP="00C3621A">
      <w:r>
        <w:separator/>
      </w:r>
    </w:p>
  </w:endnote>
  <w:endnote w:type="continuationSeparator" w:id="0">
    <w:p w:rsidR="00E71222" w:rsidRDefault="00E71222" w:rsidP="00C362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222" w:rsidRDefault="00E71222"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p w:rsidR="00E71222" w:rsidRDefault="00E712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1222" w:rsidRDefault="00E71222" w:rsidP="00C3621A">
      <w:r>
        <w:separator/>
      </w:r>
    </w:p>
  </w:footnote>
  <w:footnote w:type="continuationSeparator" w:id="0">
    <w:p w:rsidR="00E71222" w:rsidRDefault="00E71222" w:rsidP="00C362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F7187"/>
    <w:multiLevelType w:val="hybridMultilevel"/>
    <w:tmpl w:val="2DF6A04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8C36490"/>
    <w:multiLevelType w:val="hybridMultilevel"/>
    <w:tmpl w:val="BB041B68"/>
    <w:lvl w:ilvl="0" w:tplc="2FDC72D4">
      <w:numFmt w:val="bullet"/>
      <w:lvlText w:val="-"/>
      <w:lvlJc w:val="left"/>
      <w:pPr>
        <w:ind w:left="720" w:hanging="360"/>
      </w:pPr>
      <w:rPr>
        <w:rFonts w:ascii="Times New Roman" w:eastAsia="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
    <w:nsid w:val="09C16625"/>
    <w:multiLevelType w:val="hybridMultilevel"/>
    <w:tmpl w:val="06BEF12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0A730DE7"/>
    <w:multiLevelType w:val="hybridMultilevel"/>
    <w:tmpl w:val="0C00C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2B71B36"/>
    <w:multiLevelType w:val="hybridMultilevel"/>
    <w:tmpl w:val="DF08B4CE"/>
    <w:lvl w:ilvl="0" w:tplc="0BAAFC1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B182CA6"/>
    <w:multiLevelType w:val="hybridMultilevel"/>
    <w:tmpl w:val="97261856"/>
    <w:lvl w:ilvl="0" w:tplc="BC54700A">
      <w:start w:val="2"/>
      <w:numFmt w:val="bullet"/>
      <w:lvlText w:val="-"/>
      <w:lvlJc w:val="left"/>
      <w:pPr>
        <w:ind w:left="720" w:hanging="360"/>
      </w:pPr>
      <w:rPr>
        <w:rFonts w:ascii="Times New Roman" w:eastAsia="Times New Roman" w:hAnsi="Times New Roman" w:hint="default"/>
        <w:b w:val="0"/>
        <w:bCs w:val="0"/>
        <w:i w:val="0"/>
        <w:iCs w:val="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6">
    <w:nsid w:val="20B61452"/>
    <w:multiLevelType w:val="hybridMultilevel"/>
    <w:tmpl w:val="59FECBD4"/>
    <w:lvl w:ilvl="0" w:tplc="DC18081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28618D6"/>
    <w:multiLevelType w:val="hybridMultilevel"/>
    <w:tmpl w:val="D298868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27940FAC"/>
    <w:multiLevelType w:val="hybridMultilevel"/>
    <w:tmpl w:val="16D08C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2C7A7D7E"/>
    <w:multiLevelType w:val="hybridMultilevel"/>
    <w:tmpl w:val="3A7E5906"/>
    <w:lvl w:ilvl="0" w:tplc="839EB13E">
      <w:start w:val="1"/>
      <w:numFmt w:val="lowerLetter"/>
      <w:lvlText w:val="%1)"/>
      <w:lvlJc w:val="left"/>
      <w:pPr>
        <w:ind w:left="720" w:hanging="360"/>
      </w:pPr>
      <w:rPr>
        <w:rFonts w:hint="default"/>
        <w:b/>
        <w:bCs/>
        <w:sz w:val="20"/>
        <w:szCs w:val="2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37836C6F"/>
    <w:multiLevelType w:val="hybridMultilevel"/>
    <w:tmpl w:val="7332C9A4"/>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11">
    <w:nsid w:val="3E904E87"/>
    <w:multiLevelType w:val="hybridMultilevel"/>
    <w:tmpl w:val="5DF4B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1A17088"/>
    <w:multiLevelType w:val="hybridMultilevel"/>
    <w:tmpl w:val="09E27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BE66867"/>
    <w:multiLevelType w:val="hybridMultilevel"/>
    <w:tmpl w:val="73BA2208"/>
    <w:lvl w:ilvl="0" w:tplc="097E603C">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nsid w:val="5CF43A19"/>
    <w:multiLevelType w:val="hybridMultilevel"/>
    <w:tmpl w:val="0736F05C"/>
    <w:lvl w:ilvl="0" w:tplc="7EE6AD8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F9747E2"/>
    <w:multiLevelType w:val="hybridMultilevel"/>
    <w:tmpl w:val="C432672E"/>
    <w:lvl w:ilvl="0" w:tplc="6144D6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9F91250"/>
    <w:multiLevelType w:val="hybridMultilevel"/>
    <w:tmpl w:val="E536F10A"/>
    <w:lvl w:ilvl="0" w:tplc="5F603C7C">
      <w:start w:val="20"/>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nsid w:val="7B717731"/>
    <w:multiLevelType w:val="hybridMultilevel"/>
    <w:tmpl w:val="C30407D0"/>
    <w:lvl w:ilvl="0" w:tplc="E996C204">
      <w:start w:val="1"/>
      <w:numFmt w:val="upperLetter"/>
      <w:lvlText w:val="%1)"/>
      <w:lvlJc w:val="left"/>
      <w:pPr>
        <w:ind w:left="720" w:hanging="360"/>
      </w:pPr>
      <w:rPr>
        <w:rFonts w:hint="default"/>
        <w:b/>
        <w:bCs/>
        <w:sz w:val="16"/>
        <w:szCs w:val="16"/>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2"/>
  </w:num>
  <w:num w:numId="2">
    <w:abstractNumId w:val="15"/>
  </w:num>
  <w:num w:numId="3">
    <w:abstractNumId w:val="14"/>
  </w:num>
  <w:num w:numId="4">
    <w:abstractNumId w:val="16"/>
  </w:num>
  <w:num w:numId="5">
    <w:abstractNumId w:val="0"/>
  </w:num>
  <w:num w:numId="6">
    <w:abstractNumId w:val="9"/>
  </w:num>
  <w:num w:numId="7">
    <w:abstractNumId w:val="13"/>
  </w:num>
  <w:num w:numId="8">
    <w:abstractNumId w:val="2"/>
  </w:num>
  <w:num w:numId="9">
    <w:abstractNumId w:val="17"/>
  </w:num>
  <w:num w:numId="10">
    <w:abstractNumId w:val="8"/>
  </w:num>
  <w:num w:numId="11">
    <w:abstractNumId w:val="10"/>
  </w:num>
  <w:num w:numId="12">
    <w:abstractNumId w:val="5"/>
  </w:num>
  <w:num w:numId="13">
    <w:abstractNumId w:val="1"/>
  </w:num>
  <w:num w:numId="14">
    <w:abstractNumId w:val="11"/>
  </w:num>
  <w:num w:numId="15">
    <w:abstractNumId w:val="6"/>
  </w:num>
  <w:num w:numId="16">
    <w:abstractNumId w:val="4"/>
  </w:num>
  <w:num w:numId="17">
    <w:abstractNumId w:val="3"/>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trackRevisions/>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A2B12"/>
    <w:rsid w:val="00001582"/>
    <w:rsid w:val="00003C09"/>
    <w:rsid w:val="00004EB5"/>
    <w:rsid w:val="00005C16"/>
    <w:rsid w:val="000069C1"/>
    <w:rsid w:val="00010E10"/>
    <w:rsid w:val="00010EC3"/>
    <w:rsid w:val="000124C6"/>
    <w:rsid w:val="000136A9"/>
    <w:rsid w:val="00024FCB"/>
    <w:rsid w:val="000262D5"/>
    <w:rsid w:val="00032195"/>
    <w:rsid w:val="00033C25"/>
    <w:rsid w:val="00045BE0"/>
    <w:rsid w:val="00052879"/>
    <w:rsid w:val="00053EB2"/>
    <w:rsid w:val="0005452A"/>
    <w:rsid w:val="00055B29"/>
    <w:rsid w:val="00057C46"/>
    <w:rsid w:val="00065D80"/>
    <w:rsid w:val="00070460"/>
    <w:rsid w:val="00071260"/>
    <w:rsid w:val="0007161F"/>
    <w:rsid w:val="00073792"/>
    <w:rsid w:val="00083674"/>
    <w:rsid w:val="000904B8"/>
    <w:rsid w:val="00093D0C"/>
    <w:rsid w:val="000A08BA"/>
    <w:rsid w:val="000A3463"/>
    <w:rsid w:val="000A4101"/>
    <w:rsid w:val="000A7C6A"/>
    <w:rsid w:val="000B1118"/>
    <w:rsid w:val="000B1404"/>
    <w:rsid w:val="000B1543"/>
    <w:rsid w:val="000B1C86"/>
    <w:rsid w:val="000B4E2C"/>
    <w:rsid w:val="000B592C"/>
    <w:rsid w:val="000C09DB"/>
    <w:rsid w:val="000D0434"/>
    <w:rsid w:val="000D388D"/>
    <w:rsid w:val="000D6205"/>
    <w:rsid w:val="000D70FE"/>
    <w:rsid w:val="000E2B92"/>
    <w:rsid w:val="000E4C29"/>
    <w:rsid w:val="000E4EF4"/>
    <w:rsid w:val="000F1CA9"/>
    <w:rsid w:val="000F2333"/>
    <w:rsid w:val="000F2AD9"/>
    <w:rsid w:val="00102160"/>
    <w:rsid w:val="00106303"/>
    <w:rsid w:val="00116DFB"/>
    <w:rsid w:val="00120FE2"/>
    <w:rsid w:val="00134A71"/>
    <w:rsid w:val="00140374"/>
    <w:rsid w:val="0014517B"/>
    <w:rsid w:val="00146533"/>
    <w:rsid w:val="00146D89"/>
    <w:rsid w:val="00161CDF"/>
    <w:rsid w:val="0016325F"/>
    <w:rsid w:val="00164449"/>
    <w:rsid w:val="00170EF6"/>
    <w:rsid w:val="00172717"/>
    <w:rsid w:val="0017436D"/>
    <w:rsid w:val="00174945"/>
    <w:rsid w:val="00182AFB"/>
    <w:rsid w:val="00183E9C"/>
    <w:rsid w:val="001850B2"/>
    <w:rsid w:val="00193E8E"/>
    <w:rsid w:val="00194C26"/>
    <w:rsid w:val="0019519B"/>
    <w:rsid w:val="00196184"/>
    <w:rsid w:val="0019741F"/>
    <w:rsid w:val="001A5876"/>
    <w:rsid w:val="001B5F02"/>
    <w:rsid w:val="001C6467"/>
    <w:rsid w:val="001D1087"/>
    <w:rsid w:val="001D15F7"/>
    <w:rsid w:val="001D23A7"/>
    <w:rsid w:val="001D257E"/>
    <w:rsid w:val="001D45CE"/>
    <w:rsid w:val="001D5281"/>
    <w:rsid w:val="001E1230"/>
    <w:rsid w:val="001E21FA"/>
    <w:rsid w:val="001E52E7"/>
    <w:rsid w:val="001F04C4"/>
    <w:rsid w:val="001F0AA5"/>
    <w:rsid w:val="001F3083"/>
    <w:rsid w:val="001F5D52"/>
    <w:rsid w:val="001F75C9"/>
    <w:rsid w:val="00200413"/>
    <w:rsid w:val="00200E4A"/>
    <w:rsid w:val="002013DC"/>
    <w:rsid w:val="002024E7"/>
    <w:rsid w:val="002048FF"/>
    <w:rsid w:val="0021275D"/>
    <w:rsid w:val="00216DBE"/>
    <w:rsid w:val="00220BD9"/>
    <w:rsid w:val="002237D8"/>
    <w:rsid w:val="00226B40"/>
    <w:rsid w:val="00226D4D"/>
    <w:rsid w:val="00227F1E"/>
    <w:rsid w:val="0023209A"/>
    <w:rsid w:val="00232909"/>
    <w:rsid w:val="00232EEF"/>
    <w:rsid w:val="00236A36"/>
    <w:rsid w:val="002372B9"/>
    <w:rsid w:val="0023774F"/>
    <w:rsid w:val="00240EF1"/>
    <w:rsid w:val="0024197B"/>
    <w:rsid w:val="00242701"/>
    <w:rsid w:val="002438F5"/>
    <w:rsid w:val="0024618D"/>
    <w:rsid w:val="0025145C"/>
    <w:rsid w:val="00256746"/>
    <w:rsid w:val="00256951"/>
    <w:rsid w:val="00260941"/>
    <w:rsid w:val="002673C1"/>
    <w:rsid w:val="00270579"/>
    <w:rsid w:val="00270B95"/>
    <w:rsid w:val="00273856"/>
    <w:rsid w:val="00275576"/>
    <w:rsid w:val="00275684"/>
    <w:rsid w:val="00275774"/>
    <w:rsid w:val="0028252B"/>
    <w:rsid w:val="00287B29"/>
    <w:rsid w:val="0029557A"/>
    <w:rsid w:val="002971E1"/>
    <w:rsid w:val="002A01B4"/>
    <w:rsid w:val="002A08C3"/>
    <w:rsid w:val="002A2B2F"/>
    <w:rsid w:val="002A5845"/>
    <w:rsid w:val="002A5CFB"/>
    <w:rsid w:val="002A7455"/>
    <w:rsid w:val="002B0845"/>
    <w:rsid w:val="002B4B9F"/>
    <w:rsid w:val="002C00C6"/>
    <w:rsid w:val="002C12A5"/>
    <w:rsid w:val="002D08B8"/>
    <w:rsid w:val="002D4CE1"/>
    <w:rsid w:val="002D5FDA"/>
    <w:rsid w:val="002D6F92"/>
    <w:rsid w:val="002E2C31"/>
    <w:rsid w:val="002E5BC5"/>
    <w:rsid w:val="002E790A"/>
    <w:rsid w:val="002F394F"/>
    <w:rsid w:val="002F50C9"/>
    <w:rsid w:val="002F56AA"/>
    <w:rsid w:val="00300ED3"/>
    <w:rsid w:val="00301D75"/>
    <w:rsid w:val="00302CC8"/>
    <w:rsid w:val="00306A51"/>
    <w:rsid w:val="00312F51"/>
    <w:rsid w:val="00315DF2"/>
    <w:rsid w:val="00317FA1"/>
    <w:rsid w:val="00322273"/>
    <w:rsid w:val="00322741"/>
    <w:rsid w:val="00324EBB"/>
    <w:rsid w:val="00325FF8"/>
    <w:rsid w:val="00330695"/>
    <w:rsid w:val="003318BC"/>
    <w:rsid w:val="003326DA"/>
    <w:rsid w:val="00336492"/>
    <w:rsid w:val="0034421F"/>
    <w:rsid w:val="00344DBB"/>
    <w:rsid w:val="00346CF1"/>
    <w:rsid w:val="00351505"/>
    <w:rsid w:val="003547ED"/>
    <w:rsid w:val="00356028"/>
    <w:rsid w:val="00357DA6"/>
    <w:rsid w:val="00362977"/>
    <w:rsid w:val="0036411F"/>
    <w:rsid w:val="0036429D"/>
    <w:rsid w:val="00365B3E"/>
    <w:rsid w:val="00371240"/>
    <w:rsid w:val="00372D0B"/>
    <w:rsid w:val="00384705"/>
    <w:rsid w:val="00387C2A"/>
    <w:rsid w:val="0039167E"/>
    <w:rsid w:val="00394BB4"/>
    <w:rsid w:val="00396E2E"/>
    <w:rsid w:val="003971DC"/>
    <w:rsid w:val="003A3BA3"/>
    <w:rsid w:val="003A4675"/>
    <w:rsid w:val="003B4AA6"/>
    <w:rsid w:val="003B52A5"/>
    <w:rsid w:val="003B5D1D"/>
    <w:rsid w:val="003B7F73"/>
    <w:rsid w:val="003C1F5E"/>
    <w:rsid w:val="003C2031"/>
    <w:rsid w:val="003C5978"/>
    <w:rsid w:val="003D0976"/>
    <w:rsid w:val="003D1E95"/>
    <w:rsid w:val="003D48C3"/>
    <w:rsid w:val="003D6DBB"/>
    <w:rsid w:val="003E0281"/>
    <w:rsid w:val="003E04A2"/>
    <w:rsid w:val="003E1AC7"/>
    <w:rsid w:val="003E3DAA"/>
    <w:rsid w:val="003E6C45"/>
    <w:rsid w:val="003F0042"/>
    <w:rsid w:val="003F331E"/>
    <w:rsid w:val="0040008B"/>
    <w:rsid w:val="00400E40"/>
    <w:rsid w:val="00403DFA"/>
    <w:rsid w:val="00405A76"/>
    <w:rsid w:val="004104A4"/>
    <w:rsid w:val="00412FB5"/>
    <w:rsid w:val="00413F80"/>
    <w:rsid w:val="004159A3"/>
    <w:rsid w:val="00416398"/>
    <w:rsid w:val="004168C7"/>
    <w:rsid w:val="00421E00"/>
    <w:rsid w:val="004253D1"/>
    <w:rsid w:val="00425DCE"/>
    <w:rsid w:val="00426900"/>
    <w:rsid w:val="004319F6"/>
    <w:rsid w:val="00434B60"/>
    <w:rsid w:val="00435B96"/>
    <w:rsid w:val="00442C30"/>
    <w:rsid w:val="004465CE"/>
    <w:rsid w:val="00451206"/>
    <w:rsid w:val="00451284"/>
    <w:rsid w:val="00452C26"/>
    <w:rsid w:val="00453871"/>
    <w:rsid w:val="004575B3"/>
    <w:rsid w:val="00466F1A"/>
    <w:rsid w:val="004678D1"/>
    <w:rsid w:val="00467A63"/>
    <w:rsid w:val="004726AB"/>
    <w:rsid w:val="00476623"/>
    <w:rsid w:val="0047733E"/>
    <w:rsid w:val="00482704"/>
    <w:rsid w:val="00482F27"/>
    <w:rsid w:val="00484708"/>
    <w:rsid w:val="00487389"/>
    <w:rsid w:val="004918C2"/>
    <w:rsid w:val="00491EBA"/>
    <w:rsid w:val="004938EB"/>
    <w:rsid w:val="00496B93"/>
    <w:rsid w:val="004A1F67"/>
    <w:rsid w:val="004A2C73"/>
    <w:rsid w:val="004B3C57"/>
    <w:rsid w:val="004B4F63"/>
    <w:rsid w:val="004B6593"/>
    <w:rsid w:val="004C03C1"/>
    <w:rsid w:val="004C1A79"/>
    <w:rsid w:val="004C3338"/>
    <w:rsid w:val="004C658D"/>
    <w:rsid w:val="004C65C5"/>
    <w:rsid w:val="004C6B06"/>
    <w:rsid w:val="004C6C46"/>
    <w:rsid w:val="004D0CF5"/>
    <w:rsid w:val="004D6A5B"/>
    <w:rsid w:val="004D7482"/>
    <w:rsid w:val="004D778D"/>
    <w:rsid w:val="004E15AB"/>
    <w:rsid w:val="004E311A"/>
    <w:rsid w:val="004E6523"/>
    <w:rsid w:val="004E7859"/>
    <w:rsid w:val="004E7FE3"/>
    <w:rsid w:val="004F0254"/>
    <w:rsid w:val="004F53ED"/>
    <w:rsid w:val="004F5CEC"/>
    <w:rsid w:val="004F6284"/>
    <w:rsid w:val="004F7EB9"/>
    <w:rsid w:val="005029DB"/>
    <w:rsid w:val="005054D6"/>
    <w:rsid w:val="00507434"/>
    <w:rsid w:val="00511C05"/>
    <w:rsid w:val="005217AA"/>
    <w:rsid w:val="00523485"/>
    <w:rsid w:val="005303B9"/>
    <w:rsid w:val="0053100A"/>
    <w:rsid w:val="00531A15"/>
    <w:rsid w:val="00531C0F"/>
    <w:rsid w:val="00532D5F"/>
    <w:rsid w:val="0053742B"/>
    <w:rsid w:val="00540BE2"/>
    <w:rsid w:val="005449BE"/>
    <w:rsid w:val="00552D2C"/>
    <w:rsid w:val="00556903"/>
    <w:rsid w:val="00561275"/>
    <w:rsid w:val="00561CA3"/>
    <w:rsid w:val="0056481C"/>
    <w:rsid w:val="005664BE"/>
    <w:rsid w:val="005666E3"/>
    <w:rsid w:val="005677C4"/>
    <w:rsid w:val="00572EC6"/>
    <w:rsid w:val="005730C7"/>
    <w:rsid w:val="00573C52"/>
    <w:rsid w:val="00573E21"/>
    <w:rsid w:val="00575FC0"/>
    <w:rsid w:val="005771D9"/>
    <w:rsid w:val="005824C5"/>
    <w:rsid w:val="0058271E"/>
    <w:rsid w:val="00583B77"/>
    <w:rsid w:val="0059241F"/>
    <w:rsid w:val="00593E2A"/>
    <w:rsid w:val="005960A7"/>
    <w:rsid w:val="00596105"/>
    <w:rsid w:val="00596391"/>
    <w:rsid w:val="005A00E6"/>
    <w:rsid w:val="005A042C"/>
    <w:rsid w:val="005B7E73"/>
    <w:rsid w:val="005C3952"/>
    <w:rsid w:val="005C52FF"/>
    <w:rsid w:val="005C57DD"/>
    <w:rsid w:val="005D13EA"/>
    <w:rsid w:val="005D2EC1"/>
    <w:rsid w:val="005D3663"/>
    <w:rsid w:val="005D63A4"/>
    <w:rsid w:val="005D671A"/>
    <w:rsid w:val="005D6FC4"/>
    <w:rsid w:val="005D7168"/>
    <w:rsid w:val="005D7BD7"/>
    <w:rsid w:val="005E1D1B"/>
    <w:rsid w:val="005E5C39"/>
    <w:rsid w:val="005F1328"/>
    <w:rsid w:val="005F4950"/>
    <w:rsid w:val="005F51C7"/>
    <w:rsid w:val="00603BD2"/>
    <w:rsid w:val="00610EA6"/>
    <w:rsid w:val="00614376"/>
    <w:rsid w:val="00617BD0"/>
    <w:rsid w:val="006204F4"/>
    <w:rsid w:val="006213C5"/>
    <w:rsid w:val="0062201C"/>
    <w:rsid w:val="00627C89"/>
    <w:rsid w:val="006325AD"/>
    <w:rsid w:val="00633C23"/>
    <w:rsid w:val="00634ABD"/>
    <w:rsid w:val="006377B7"/>
    <w:rsid w:val="006412AC"/>
    <w:rsid w:val="0064387F"/>
    <w:rsid w:val="0064399B"/>
    <w:rsid w:val="0065000C"/>
    <w:rsid w:val="0065015B"/>
    <w:rsid w:val="00651421"/>
    <w:rsid w:val="006558AA"/>
    <w:rsid w:val="006645D0"/>
    <w:rsid w:val="00666C54"/>
    <w:rsid w:val="0067032A"/>
    <w:rsid w:val="0068317A"/>
    <w:rsid w:val="00691B9A"/>
    <w:rsid w:val="00692877"/>
    <w:rsid w:val="006A0BB9"/>
    <w:rsid w:val="006A50E6"/>
    <w:rsid w:val="006A60E5"/>
    <w:rsid w:val="006A6E5D"/>
    <w:rsid w:val="006B0776"/>
    <w:rsid w:val="006C3A15"/>
    <w:rsid w:val="006C4E41"/>
    <w:rsid w:val="006C6515"/>
    <w:rsid w:val="006C7A7A"/>
    <w:rsid w:val="006D05C6"/>
    <w:rsid w:val="006D0671"/>
    <w:rsid w:val="006D2CE9"/>
    <w:rsid w:val="006D5690"/>
    <w:rsid w:val="006D7701"/>
    <w:rsid w:val="006E0C5D"/>
    <w:rsid w:val="006E130B"/>
    <w:rsid w:val="006E3CB9"/>
    <w:rsid w:val="006E72BA"/>
    <w:rsid w:val="006F24AE"/>
    <w:rsid w:val="006F2514"/>
    <w:rsid w:val="006F4030"/>
    <w:rsid w:val="006F42DC"/>
    <w:rsid w:val="006F4C7D"/>
    <w:rsid w:val="006F5A6F"/>
    <w:rsid w:val="007065A4"/>
    <w:rsid w:val="00710283"/>
    <w:rsid w:val="007106DD"/>
    <w:rsid w:val="0071362A"/>
    <w:rsid w:val="00717703"/>
    <w:rsid w:val="00730D18"/>
    <w:rsid w:val="00736EF4"/>
    <w:rsid w:val="00743129"/>
    <w:rsid w:val="0075393F"/>
    <w:rsid w:val="00756601"/>
    <w:rsid w:val="00761C09"/>
    <w:rsid w:val="007670CB"/>
    <w:rsid w:val="00767A5D"/>
    <w:rsid w:val="0077272A"/>
    <w:rsid w:val="007766BF"/>
    <w:rsid w:val="00776C0B"/>
    <w:rsid w:val="00776CA9"/>
    <w:rsid w:val="00785629"/>
    <w:rsid w:val="00785A1E"/>
    <w:rsid w:val="00791AC1"/>
    <w:rsid w:val="00792EDA"/>
    <w:rsid w:val="00793CC9"/>
    <w:rsid w:val="007978AF"/>
    <w:rsid w:val="007A06D3"/>
    <w:rsid w:val="007A3296"/>
    <w:rsid w:val="007A3B1F"/>
    <w:rsid w:val="007B023D"/>
    <w:rsid w:val="007B1264"/>
    <w:rsid w:val="007B5890"/>
    <w:rsid w:val="007B59CE"/>
    <w:rsid w:val="007B7D28"/>
    <w:rsid w:val="007C0574"/>
    <w:rsid w:val="007C262C"/>
    <w:rsid w:val="007C2F7F"/>
    <w:rsid w:val="007C64CD"/>
    <w:rsid w:val="007D6D99"/>
    <w:rsid w:val="007E0FD3"/>
    <w:rsid w:val="007E199A"/>
    <w:rsid w:val="007E1B72"/>
    <w:rsid w:val="007E2743"/>
    <w:rsid w:val="007E3091"/>
    <w:rsid w:val="007E3A9E"/>
    <w:rsid w:val="007E79CF"/>
    <w:rsid w:val="007E7D0F"/>
    <w:rsid w:val="007F4860"/>
    <w:rsid w:val="007F5BAA"/>
    <w:rsid w:val="008022FF"/>
    <w:rsid w:val="00802479"/>
    <w:rsid w:val="008053AE"/>
    <w:rsid w:val="00816E6C"/>
    <w:rsid w:val="00821D27"/>
    <w:rsid w:val="00822307"/>
    <w:rsid w:val="00834CC8"/>
    <w:rsid w:val="00837BEA"/>
    <w:rsid w:val="00842779"/>
    <w:rsid w:val="008448FA"/>
    <w:rsid w:val="008469B3"/>
    <w:rsid w:val="00850A9D"/>
    <w:rsid w:val="00850EBC"/>
    <w:rsid w:val="00855955"/>
    <w:rsid w:val="00864051"/>
    <w:rsid w:val="008767FF"/>
    <w:rsid w:val="00882A33"/>
    <w:rsid w:val="00882D9C"/>
    <w:rsid w:val="00884F23"/>
    <w:rsid w:val="00885C23"/>
    <w:rsid w:val="00892767"/>
    <w:rsid w:val="00895591"/>
    <w:rsid w:val="00896BB7"/>
    <w:rsid w:val="008B18C3"/>
    <w:rsid w:val="008B297F"/>
    <w:rsid w:val="008B5F3A"/>
    <w:rsid w:val="008B67FC"/>
    <w:rsid w:val="008C35D6"/>
    <w:rsid w:val="008D149F"/>
    <w:rsid w:val="008D2E04"/>
    <w:rsid w:val="008D4E53"/>
    <w:rsid w:val="008E2C05"/>
    <w:rsid w:val="008E7E88"/>
    <w:rsid w:val="008F29FD"/>
    <w:rsid w:val="00901984"/>
    <w:rsid w:val="009049CC"/>
    <w:rsid w:val="009104A2"/>
    <w:rsid w:val="00910E41"/>
    <w:rsid w:val="00913122"/>
    <w:rsid w:val="0091509B"/>
    <w:rsid w:val="009158E1"/>
    <w:rsid w:val="00924DE7"/>
    <w:rsid w:val="0093118A"/>
    <w:rsid w:val="009324B4"/>
    <w:rsid w:val="009349EE"/>
    <w:rsid w:val="00937DBE"/>
    <w:rsid w:val="009402DE"/>
    <w:rsid w:val="009428A5"/>
    <w:rsid w:val="009452CB"/>
    <w:rsid w:val="009457A6"/>
    <w:rsid w:val="00946934"/>
    <w:rsid w:val="00957B91"/>
    <w:rsid w:val="009632CB"/>
    <w:rsid w:val="00963C95"/>
    <w:rsid w:val="009659D6"/>
    <w:rsid w:val="00965EC2"/>
    <w:rsid w:val="00972576"/>
    <w:rsid w:val="00976FF4"/>
    <w:rsid w:val="00981667"/>
    <w:rsid w:val="009906EF"/>
    <w:rsid w:val="009917D8"/>
    <w:rsid w:val="009919E8"/>
    <w:rsid w:val="009940C1"/>
    <w:rsid w:val="009A045E"/>
    <w:rsid w:val="009A0B60"/>
    <w:rsid w:val="009A158D"/>
    <w:rsid w:val="009A3286"/>
    <w:rsid w:val="009A6E76"/>
    <w:rsid w:val="009A7EF6"/>
    <w:rsid w:val="009B65B2"/>
    <w:rsid w:val="009B6F22"/>
    <w:rsid w:val="009C2C8A"/>
    <w:rsid w:val="009C699C"/>
    <w:rsid w:val="009C722D"/>
    <w:rsid w:val="009C7B85"/>
    <w:rsid w:val="009D05FE"/>
    <w:rsid w:val="009D347F"/>
    <w:rsid w:val="009E1EDC"/>
    <w:rsid w:val="009E60AA"/>
    <w:rsid w:val="00A0200A"/>
    <w:rsid w:val="00A07221"/>
    <w:rsid w:val="00A10C7D"/>
    <w:rsid w:val="00A12BA9"/>
    <w:rsid w:val="00A145A1"/>
    <w:rsid w:val="00A161CF"/>
    <w:rsid w:val="00A1670E"/>
    <w:rsid w:val="00A1691B"/>
    <w:rsid w:val="00A21DC1"/>
    <w:rsid w:val="00A23954"/>
    <w:rsid w:val="00A24D96"/>
    <w:rsid w:val="00A259F1"/>
    <w:rsid w:val="00A27B6C"/>
    <w:rsid w:val="00A3114E"/>
    <w:rsid w:val="00A3283E"/>
    <w:rsid w:val="00A35A3D"/>
    <w:rsid w:val="00A3730E"/>
    <w:rsid w:val="00A432AE"/>
    <w:rsid w:val="00A46CF8"/>
    <w:rsid w:val="00A564A9"/>
    <w:rsid w:val="00A6032D"/>
    <w:rsid w:val="00A62594"/>
    <w:rsid w:val="00A6382D"/>
    <w:rsid w:val="00A66963"/>
    <w:rsid w:val="00A672B4"/>
    <w:rsid w:val="00A70CFB"/>
    <w:rsid w:val="00A710E1"/>
    <w:rsid w:val="00A72AC7"/>
    <w:rsid w:val="00A72D63"/>
    <w:rsid w:val="00A74B8E"/>
    <w:rsid w:val="00A75266"/>
    <w:rsid w:val="00A83CA1"/>
    <w:rsid w:val="00A8639A"/>
    <w:rsid w:val="00A910B6"/>
    <w:rsid w:val="00A9297D"/>
    <w:rsid w:val="00AA134C"/>
    <w:rsid w:val="00AA14E4"/>
    <w:rsid w:val="00AA46E1"/>
    <w:rsid w:val="00AA5E6A"/>
    <w:rsid w:val="00AB267C"/>
    <w:rsid w:val="00AB4F6C"/>
    <w:rsid w:val="00AB5B3D"/>
    <w:rsid w:val="00AC5F4C"/>
    <w:rsid w:val="00AD3E81"/>
    <w:rsid w:val="00AD71C1"/>
    <w:rsid w:val="00AD7F18"/>
    <w:rsid w:val="00AE0584"/>
    <w:rsid w:val="00AE3ECE"/>
    <w:rsid w:val="00AE42A6"/>
    <w:rsid w:val="00AF0C65"/>
    <w:rsid w:val="00AF263F"/>
    <w:rsid w:val="00AF43B0"/>
    <w:rsid w:val="00B0105F"/>
    <w:rsid w:val="00B016A7"/>
    <w:rsid w:val="00B028B6"/>
    <w:rsid w:val="00B04AC0"/>
    <w:rsid w:val="00B04F46"/>
    <w:rsid w:val="00B06715"/>
    <w:rsid w:val="00B111DA"/>
    <w:rsid w:val="00B1187F"/>
    <w:rsid w:val="00B17FF3"/>
    <w:rsid w:val="00B200C7"/>
    <w:rsid w:val="00B20143"/>
    <w:rsid w:val="00B24020"/>
    <w:rsid w:val="00B256CF"/>
    <w:rsid w:val="00B272B2"/>
    <w:rsid w:val="00B3080E"/>
    <w:rsid w:val="00B32C70"/>
    <w:rsid w:val="00B34E51"/>
    <w:rsid w:val="00B41189"/>
    <w:rsid w:val="00B42FE0"/>
    <w:rsid w:val="00B4448D"/>
    <w:rsid w:val="00B44A38"/>
    <w:rsid w:val="00B50A9E"/>
    <w:rsid w:val="00B523C6"/>
    <w:rsid w:val="00B52F42"/>
    <w:rsid w:val="00B576C0"/>
    <w:rsid w:val="00B60FB5"/>
    <w:rsid w:val="00B61C3A"/>
    <w:rsid w:val="00B62360"/>
    <w:rsid w:val="00B670D9"/>
    <w:rsid w:val="00B6760D"/>
    <w:rsid w:val="00B703AC"/>
    <w:rsid w:val="00B71A70"/>
    <w:rsid w:val="00B73513"/>
    <w:rsid w:val="00B77527"/>
    <w:rsid w:val="00B814DA"/>
    <w:rsid w:val="00B82B40"/>
    <w:rsid w:val="00B84A0A"/>
    <w:rsid w:val="00B871C0"/>
    <w:rsid w:val="00B87DDD"/>
    <w:rsid w:val="00B928E9"/>
    <w:rsid w:val="00B94E0F"/>
    <w:rsid w:val="00B96F6B"/>
    <w:rsid w:val="00B9760F"/>
    <w:rsid w:val="00BA21DA"/>
    <w:rsid w:val="00BA79A7"/>
    <w:rsid w:val="00BB247B"/>
    <w:rsid w:val="00BB2714"/>
    <w:rsid w:val="00BB30D0"/>
    <w:rsid w:val="00BB38C9"/>
    <w:rsid w:val="00BB4959"/>
    <w:rsid w:val="00BC1042"/>
    <w:rsid w:val="00BC7524"/>
    <w:rsid w:val="00BD02E0"/>
    <w:rsid w:val="00BD423C"/>
    <w:rsid w:val="00BD79AA"/>
    <w:rsid w:val="00BE20CB"/>
    <w:rsid w:val="00BE2492"/>
    <w:rsid w:val="00BE2B43"/>
    <w:rsid w:val="00BE37F9"/>
    <w:rsid w:val="00BE7B75"/>
    <w:rsid w:val="00BF13F5"/>
    <w:rsid w:val="00BF1DB3"/>
    <w:rsid w:val="00C012F5"/>
    <w:rsid w:val="00C0463D"/>
    <w:rsid w:val="00C04E2F"/>
    <w:rsid w:val="00C10789"/>
    <w:rsid w:val="00C1358D"/>
    <w:rsid w:val="00C22A63"/>
    <w:rsid w:val="00C22AFA"/>
    <w:rsid w:val="00C22BEF"/>
    <w:rsid w:val="00C233EA"/>
    <w:rsid w:val="00C32257"/>
    <w:rsid w:val="00C3265E"/>
    <w:rsid w:val="00C326D1"/>
    <w:rsid w:val="00C356D3"/>
    <w:rsid w:val="00C3621A"/>
    <w:rsid w:val="00C36766"/>
    <w:rsid w:val="00C37385"/>
    <w:rsid w:val="00C375A4"/>
    <w:rsid w:val="00C43BB9"/>
    <w:rsid w:val="00C50594"/>
    <w:rsid w:val="00C602FB"/>
    <w:rsid w:val="00C615A2"/>
    <w:rsid w:val="00C62540"/>
    <w:rsid w:val="00C6390F"/>
    <w:rsid w:val="00C7016A"/>
    <w:rsid w:val="00C71FC9"/>
    <w:rsid w:val="00C725D3"/>
    <w:rsid w:val="00C7420E"/>
    <w:rsid w:val="00C769F8"/>
    <w:rsid w:val="00C80123"/>
    <w:rsid w:val="00C810CD"/>
    <w:rsid w:val="00C83BF0"/>
    <w:rsid w:val="00C83E3C"/>
    <w:rsid w:val="00C91B71"/>
    <w:rsid w:val="00C93E96"/>
    <w:rsid w:val="00C94623"/>
    <w:rsid w:val="00C96CE5"/>
    <w:rsid w:val="00C97AF0"/>
    <w:rsid w:val="00CA2B12"/>
    <w:rsid w:val="00CB096F"/>
    <w:rsid w:val="00CB3BFF"/>
    <w:rsid w:val="00CB7BC3"/>
    <w:rsid w:val="00CC367B"/>
    <w:rsid w:val="00CC48BB"/>
    <w:rsid w:val="00CD0035"/>
    <w:rsid w:val="00CD1097"/>
    <w:rsid w:val="00CD2830"/>
    <w:rsid w:val="00CD4188"/>
    <w:rsid w:val="00CD43CB"/>
    <w:rsid w:val="00CE2702"/>
    <w:rsid w:val="00CE3567"/>
    <w:rsid w:val="00CE5A8B"/>
    <w:rsid w:val="00CE69A0"/>
    <w:rsid w:val="00CF073C"/>
    <w:rsid w:val="00CF59A4"/>
    <w:rsid w:val="00D01638"/>
    <w:rsid w:val="00D054BA"/>
    <w:rsid w:val="00D05744"/>
    <w:rsid w:val="00D1167E"/>
    <w:rsid w:val="00D11898"/>
    <w:rsid w:val="00D121F7"/>
    <w:rsid w:val="00D16165"/>
    <w:rsid w:val="00D16D69"/>
    <w:rsid w:val="00D1705F"/>
    <w:rsid w:val="00D20BC1"/>
    <w:rsid w:val="00D20FCF"/>
    <w:rsid w:val="00D22F03"/>
    <w:rsid w:val="00D2336A"/>
    <w:rsid w:val="00D24287"/>
    <w:rsid w:val="00D27375"/>
    <w:rsid w:val="00D329AB"/>
    <w:rsid w:val="00D33CE4"/>
    <w:rsid w:val="00D347B8"/>
    <w:rsid w:val="00D3502C"/>
    <w:rsid w:val="00D35293"/>
    <w:rsid w:val="00D352F2"/>
    <w:rsid w:val="00D47384"/>
    <w:rsid w:val="00D50D61"/>
    <w:rsid w:val="00D53823"/>
    <w:rsid w:val="00D74278"/>
    <w:rsid w:val="00D80DC6"/>
    <w:rsid w:val="00D859B6"/>
    <w:rsid w:val="00D85BC7"/>
    <w:rsid w:val="00DA49C4"/>
    <w:rsid w:val="00DA7EAB"/>
    <w:rsid w:val="00DB0E93"/>
    <w:rsid w:val="00DB1AEA"/>
    <w:rsid w:val="00DB4C0A"/>
    <w:rsid w:val="00DB7D77"/>
    <w:rsid w:val="00DC0E6D"/>
    <w:rsid w:val="00DC2AB4"/>
    <w:rsid w:val="00DC749C"/>
    <w:rsid w:val="00DD3B55"/>
    <w:rsid w:val="00DD40CA"/>
    <w:rsid w:val="00DD795B"/>
    <w:rsid w:val="00DE0201"/>
    <w:rsid w:val="00DE1FEF"/>
    <w:rsid w:val="00DE2B7E"/>
    <w:rsid w:val="00DE41A2"/>
    <w:rsid w:val="00DE6E05"/>
    <w:rsid w:val="00DF655F"/>
    <w:rsid w:val="00DF677E"/>
    <w:rsid w:val="00E005F0"/>
    <w:rsid w:val="00E0097C"/>
    <w:rsid w:val="00E06A28"/>
    <w:rsid w:val="00E1180D"/>
    <w:rsid w:val="00E22597"/>
    <w:rsid w:val="00E22D2C"/>
    <w:rsid w:val="00E24406"/>
    <w:rsid w:val="00E25D63"/>
    <w:rsid w:val="00E279EB"/>
    <w:rsid w:val="00E3287C"/>
    <w:rsid w:val="00E32AB3"/>
    <w:rsid w:val="00E337FE"/>
    <w:rsid w:val="00E37AA9"/>
    <w:rsid w:val="00E37CC7"/>
    <w:rsid w:val="00E37D97"/>
    <w:rsid w:val="00E41E0A"/>
    <w:rsid w:val="00E42594"/>
    <w:rsid w:val="00E43393"/>
    <w:rsid w:val="00E453EE"/>
    <w:rsid w:val="00E45A5E"/>
    <w:rsid w:val="00E46B69"/>
    <w:rsid w:val="00E507FA"/>
    <w:rsid w:val="00E50AD2"/>
    <w:rsid w:val="00E50F36"/>
    <w:rsid w:val="00E51260"/>
    <w:rsid w:val="00E513A5"/>
    <w:rsid w:val="00E543ED"/>
    <w:rsid w:val="00E569B9"/>
    <w:rsid w:val="00E61E3E"/>
    <w:rsid w:val="00E6318D"/>
    <w:rsid w:val="00E65290"/>
    <w:rsid w:val="00E673E4"/>
    <w:rsid w:val="00E71222"/>
    <w:rsid w:val="00E7236B"/>
    <w:rsid w:val="00E72D4E"/>
    <w:rsid w:val="00E7301F"/>
    <w:rsid w:val="00E7353A"/>
    <w:rsid w:val="00E7789F"/>
    <w:rsid w:val="00E80557"/>
    <w:rsid w:val="00E82424"/>
    <w:rsid w:val="00E83077"/>
    <w:rsid w:val="00E95992"/>
    <w:rsid w:val="00E97870"/>
    <w:rsid w:val="00EA1D38"/>
    <w:rsid w:val="00EA3370"/>
    <w:rsid w:val="00EB2AD4"/>
    <w:rsid w:val="00EB7327"/>
    <w:rsid w:val="00EC1351"/>
    <w:rsid w:val="00EC2033"/>
    <w:rsid w:val="00EC25D3"/>
    <w:rsid w:val="00EC755D"/>
    <w:rsid w:val="00EC7B6E"/>
    <w:rsid w:val="00ED5307"/>
    <w:rsid w:val="00ED6FB0"/>
    <w:rsid w:val="00ED7208"/>
    <w:rsid w:val="00EE03B3"/>
    <w:rsid w:val="00EE1190"/>
    <w:rsid w:val="00EE31B1"/>
    <w:rsid w:val="00EE43C1"/>
    <w:rsid w:val="00EE4589"/>
    <w:rsid w:val="00EE5F8C"/>
    <w:rsid w:val="00EE60E2"/>
    <w:rsid w:val="00EE7FA7"/>
    <w:rsid w:val="00EF228A"/>
    <w:rsid w:val="00EF64E7"/>
    <w:rsid w:val="00EF7C08"/>
    <w:rsid w:val="00F020C1"/>
    <w:rsid w:val="00F065BF"/>
    <w:rsid w:val="00F06959"/>
    <w:rsid w:val="00F1087E"/>
    <w:rsid w:val="00F1147E"/>
    <w:rsid w:val="00F1222C"/>
    <w:rsid w:val="00F201F3"/>
    <w:rsid w:val="00F238D7"/>
    <w:rsid w:val="00F24F7F"/>
    <w:rsid w:val="00F25942"/>
    <w:rsid w:val="00F2680F"/>
    <w:rsid w:val="00F3220E"/>
    <w:rsid w:val="00F344F9"/>
    <w:rsid w:val="00F34E6D"/>
    <w:rsid w:val="00F373AA"/>
    <w:rsid w:val="00F378EE"/>
    <w:rsid w:val="00F40E14"/>
    <w:rsid w:val="00F41201"/>
    <w:rsid w:val="00F432DE"/>
    <w:rsid w:val="00F45764"/>
    <w:rsid w:val="00F47417"/>
    <w:rsid w:val="00F51B3F"/>
    <w:rsid w:val="00F51C01"/>
    <w:rsid w:val="00F63DA7"/>
    <w:rsid w:val="00F6582B"/>
    <w:rsid w:val="00F70356"/>
    <w:rsid w:val="00F7575D"/>
    <w:rsid w:val="00F76D98"/>
    <w:rsid w:val="00F77C73"/>
    <w:rsid w:val="00F824E0"/>
    <w:rsid w:val="00F83514"/>
    <w:rsid w:val="00F87904"/>
    <w:rsid w:val="00F87C4A"/>
    <w:rsid w:val="00F93AA9"/>
    <w:rsid w:val="00F9401F"/>
    <w:rsid w:val="00F965F6"/>
    <w:rsid w:val="00F97084"/>
    <w:rsid w:val="00FB3473"/>
    <w:rsid w:val="00FD10A1"/>
    <w:rsid w:val="00FD24FB"/>
    <w:rsid w:val="00FD54F9"/>
    <w:rsid w:val="00FD6E7F"/>
    <w:rsid w:val="00FE3DF9"/>
    <w:rsid w:val="00FE5B6C"/>
    <w:rsid w:val="00FE6915"/>
    <w:rsid w:val="00FF2F7D"/>
    <w:rsid w:val="00FF417D"/>
  </w:rsids>
  <m:mathPr>
    <m:mathFont m:val="Cambria Math"/>
    <m:brkBin m:val="before"/>
    <m:brkBinSub m:val="--"/>
    <m:smallFrac m:val="off"/>
    <m:dispDef/>
    <m:lMargin m:val="0"/>
    <m:rMargin m:val="0"/>
    <m:defJc m:val="centerGroup"/>
    <m:wrapIndent m:val="1440"/>
    <m:intLim m:val="subSup"/>
    <m:naryLim m:val="undOvr"/>
  </m:mathPr>
  <w:uiCompat97To2003/>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EF4"/>
    <w:rPr>
      <w:rFonts w:ascii="Times New Roman" w:eastAsia="Times New Roman" w:hAnsi="Times New Roman"/>
      <w:sz w:val="24"/>
      <w:szCs w:val="24"/>
      <w:lang w:val="en-AU" w:eastAsia="en-US"/>
    </w:rPr>
  </w:style>
  <w:style w:type="paragraph" w:styleId="Heading1">
    <w:name w:val="heading 1"/>
    <w:basedOn w:val="Normal"/>
    <w:next w:val="Normal"/>
    <w:link w:val="Heading1Char"/>
    <w:uiPriority w:val="99"/>
    <w:qFormat/>
    <w:rsid w:val="009324B4"/>
    <w:pPr>
      <w:keepNext/>
      <w:keepLines/>
      <w:spacing w:before="240"/>
      <w:outlineLvl w:val="0"/>
    </w:pPr>
    <w:rPr>
      <w:rFonts w:ascii="Calibri Light" w:hAnsi="Calibri Light" w:cs="Calibri Light"/>
      <w:color w:val="2F5496"/>
      <w:sz w:val="32"/>
      <w:szCs w:val="32"/>
      <w:lang w:val="en-GB"/>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24B4"/>
    <w:rPr>
      <w:rFonts w:ascii="Calibri Light" w:hAnsi="Calibri Light" w:cs="Calibri Light"/>
      <w:color w:val="2F5496"/>
      <w:sz w:val="32"/>
      <w:szCs w:val="32"/>
    </w:rPr>
  </w:style>
  <w:style w:type="table" w:styleId="TableGrid">
    <w:name w:val="Table Grid"/>
    <w:basedOn w:val="TableNormal"/>
    <w:uiPriority w:val="99"/>
    <w:rsid w:val="00C97AF0"/>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rsid w:val="00E73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E7301F"/>
    <w:rPr>
      <w:rFonts w:ascii="Courier New" w:hAnsi="Courier New" w:cs="Courier New"/>
      <w:sz w:val="20"/>
      <w:szCs w:val="20"/>
      <w:lang w:val="en-AU"/>
    </w:rPr>
  </w:style>
  <w:style w:type="paragraph" w:styleId="ListParagraph">
    <w:name w:val="List Paragraph"/>
    <w:basedOn w:val="Normal"/>
    <w:uiPriority w:val="99"/>
    <w:qFormat/>
    <w:rsid w:val="00484708"/>
    <w:pPr>
      <w:ind w:left="720"/>
    </w:pPr>
    <w:rPr>
      <w:rFonts w:ascii="Calibri" w:eastAsia="Calibri" w:hAnsi="Calibri" w:cs="Calibri"/>
      <w:lang w:val="en-GB"/>
    </w:rPr>
  </w:style>
  <w:style w:type="character" w:styleId="CommentReference">
    <w:name w:val="annotation reference"/>
    <w:basedOn w:val="DefaultParagraphFont"/>
    <w:uiPriority w:val="99"/>
    <w:semiHidden/>
    <w:rsid w:val="00F1147E"/>
    <w:rPr>
      <w:sz w:val="16"/>
      <w:szCs w:val="16"/>
    </w:rPr>
  </w:style>
  <w:style w:type="paragraph" w:styleId="CommentText">
    <w:name w:val="annotation text"/>
    <w:basedOn w:val="Normal"/>
    <w:link w:val="CommentTextChar"/>
    <w:uiPriority w:val="99"/>
    <w:semiHidden/>
    <w:rsid w:val="00F1147E"/>
    <w:rPr>
      <w:rFonts w:ascii="Calibri" w:eastAsia="Calibri" w:hAnsi="Calibri" w:cs="Calibri"/>
      <w:sz w:val="20"/>
      <w:szCs w:val="20"/>
      <w:lang w:val="en-GB"/>
    </w:rPr>
  </w:style>
  <w:style w:type="character" w:customStyle="1" w:styleId="CommentTextChar">
    <w:name w:val="Comment Text Char"/>
    <w:basedOn w:val="DefaultParagraphFont"/>
    <w:link w:val="CommentText"/>
    <w:uiPriority w:val="99"/>
    <w:semiHidden/>
    <w:locked/>
    <w:rsid w:val="00F1147E"/>
    <w:rPr>
      <w:sz w:val="20"/>
      <w:szCs w:val="20"/>
    </w:rPr>
  </w:style>
  <w:style w:type="paragraph" w:styleId="CommentSubject">
    <w:name w:val="annotation subject"/>
    <w:basedOn w:val="CommentText"/>
    <w:next w:val="CommentText"/>
    <w:link w:val="CommentSubjectChar"/>
    <w:uiPriority w:val="99"/>
    <w:semiHidden/>
    <w:rsid w:val="00F1147E"/>
    <w:rPr>
      <w:b/>
      <w:bCs/>
    </w:rPr>
  </w:style>
  <w:style w:type="character" w:customStyle="1" w:styleId="CommentSubjectChar">
    <w:name w:val="Comment Subject Char"/>
    <w:basedOn w:val="CommentTextChar"/>
    <w:link w:val="CommentSubject"/>
    <w:uiPriority w:val="99"/>
    <w:semiHidden/>
    <w:locked/>
    <w:rsid w:val="00F1147E"/>
    <w:rPr>
      <w:b/>
      <w:bCs/>
    </w:rPr>
  </w:style>
  <w:style w:type="paragraph" w:styleId="BalloonText">
    <w:name w:val="Balloon Text"/>
    <w:basedOn w:val="Normal"/>
    <w:link w:val="BalloonTextChar"/>
    <w:uiPriority w:val="99"/>
    <w:semiHidden/>
    <w:rsid w:val="00F1147E"/>
    <w:rPr>
      <w:rFonts w:eastAsia="Calibri"/>
      <w:sz w:val="18"/>
      <w:szCs w:val="18"/>
      <w:lang w:val="en-GB"/>
    </w:rPr>
  </w:style>
  <w:style w:type="character" w:customStyle="1" w:styleId="BalloonTextChar">
    <w:name w:val="Balloon Text Char"/>
    <w:basedOn w:val="DefaultParagraphFont"/>
    <w:link w:val="BalloonText"/>
    <w:uiPriority w:val="99"/>
    <w:semiHidden/>
    <w:locked/>
    <w:rsid w:val="00F1147E"/>
    <w:rPr>
      <w:rFonts w:ascii="Times New Roman" w:hAnsi="Times New Roman" w:cs="Times New Roman"/>
      <w:sz w:val="18"/>
      <w:szCs w:val="18"/>
    </w:rPr>
  </w:style>
  <w:style w:type="paragraph" w:styleId="Header">
    <w:name w:val="header"/>
    <w:basedOn w:val="Normal"/>
    <w:link w:val="HeaderChar"/>
    <w:uiPriority w:val="99"/>
    <w:rsid w:val="00B96F6B"/>
    <w:pPr>
      <w:tabs>
        <w:tab w:val="center" w:pos="4513"/>
        <w:tab w:val="right" w:pos="9026"/>
      </w:tabs>
    </w:pPr>
    <w:rPr>
      <w:rFonts w:ascii="Calibri" w:eastAsia="Calibri" w:hAnsi="Calibri" w:cs="Calibri"/>
      <w:sz w:val="22"/>
      <w:szCs w:val="22"/>
    </w:rPr>
  </w:style>
  <w:style w:type="character" w:customStyle="1" w:styleId="HeaderChar">
    <w:name w:val="Header Char"/>
    <w:basedOn w:val="DefaultParagraphFont"/>
    <w:link w:val="Header"/>
    <w:uiPriority w:val="99"/>
    <w:locked/>
    <w:rsid w:val="00B96F6B"/>
    <w:rPr>
      <w:sz w:val="22"/>
      <w:szCs w:val="22"/>
      <w:lang w:val="en-AU"/>
    </w:rPr>
  </w:style>
  <w:style w:type="paragraph" w:styleId="Footer">
    <w:name w:val="footer"/>
    <w:basedOn w:val="Normal"/>
    <w:link w:val="FooterChar"/>
    <w:uiPriority w:val="99"/>
    <w:rsid w:val="00B96F6B"/>
    <w:pPr>
      <w:tabs>
        <w:tab w:val="center" w:pos="4513"/>
        <w:tab w:val="right" w:pos="9026"/>
      </w:tabs>
    </w:pPr>
    <w:rPr>
      <w:rFonts w:ascii="Calibri" w:eastAsia="Calibri" w:hAnsi="Calibri" w:cs="Calibri"/>
      <w:sz w:val="22"/>
      <w:szCs w:val="22"/>
    </w:rPr>
  </w:style>
  <w:style w:type="character" w:customStyle="1" w:styleId="FooterChar">
    <w:name w:val="Footer Char"/>
    <w:basedOn w:val="DefaultParagraphFont"/>
    <w:link w:val="Footer"/>
    <w:uiPriority w:val="99"/>
    <w:locked/>
    <w:rsid w:val="00B96F6B"/>
    <w:rPr>
      <w:sz w:val="22"/>
      <w:szCs w:val="22"/>
      <w:lang w:val="en-AU"/>
    </w:rPr>
  </w:style>
  <w:style w:type="character" w:customStyle="1" w:styleId="apple-converted-space">
    <w:name w:val="apple-converted-space"/>
    <w:basedOn w:val="DefaultParagraphFont"/>
    <w:uiPriority w:val="99"/>
    <w:rsid w:val="00B96F6B"/>
  </w:style>
  <w:style w:type="paragraph" w:customStyle="1" w:styleId="EndNoteBibliographyTitle">
    <w:name w:val="EndNote Bibliography Title"/>
    <w:basedOn w:val="Normal"/>
    <w:link w:val="EndNoteBibliographyTitleChar"/>
    <w:uiPriority w:val="99"/>
    <w:rsid w:val="002971E1"/>
    <w:pPr>
      <w:jc w:val="center"/>
    </w:pPr>
    <w:rPr>
      <w:rFonts w:ascii="Calibri" w:eastAsia="Calibri" w:hAnsi="Calibri" w:cs="Calibri"/>
      <w:noProof/>
      <w:lang w:val="en-US"/>
    </w:rPr>
  </w:style>
  <w:style w:type="character" w:customStyle="1" w:styleId="EndNoteBibliographyTitleChar">
    <w:name w:val="EndNote Bibliography Title Char"/>
    <w:basedOn w:val="DefaultParagraphFont"/>
    <w:link w:val="EndNoteBibliographyTitle"/>
    <w:uiPriority w:val="99"/>
    <w:locked/>
    <w:rsid w:val="002971E1"/>
    <w:rPr>
      <w:rFonts w:ascii="Calibri" w:hAnsi="Calibri" w:cs="Calibri"/>
      <w:noProof/>
      <w:lang w:val="en-US"/>
    </w:rPr>
  </w:style>
  <w:style w:type="paragraph" w:customStyle="1" w:styleId="EndNoteBibliography">
    <w:name w:val="EndNote Bibliography"/>
    <w:basedOn w:val="Normal"/>
    <w:link w:val="EndNoteBibliographyChar"/>
    <w:uiPriority w:val="99"/>
    <w:rsid w:val="002971E1"/>
    <w:pPr>
      <w:jc w:val="both"/>
    </w:pPr>
    <w:rPr>
      <w:rFonts w:ascii="Calibri" w:eastAsia="Calibri" w:hAnsi="Calibri" w:cs="Calibri"/>
      <w:noProof/>
      <w:lang w:val="en-US"/>
    </w:rPr>
  </w:style>
  <w:style w:type="character" w:customStyle="1" w:styleId="EndNoteBibliographyChar">
    <w:name w:val="EndNote Bibliography Char"/>
    <w:basedOn w:val="DefaultParagraphFont"/>
    <w:link w:val="EndNoteBibliography"/>
    <w:uiPriority w:val="99"/>
    <w:locked/>
    <w:rsid w:val="002971E1"/>
    <w:rPr>
      <w:rFonts w:ascii="Calibri" w:hAnsi="Calibri" w:cs="Calibri"/>
      <w:noProof/>
      <w:lang w:val="en-US"/>
    </w:rPr>
  </w:style>
  <w:style w:type="character" w:styleId="PageNumber">
    <w:name w:val="page number"/>
    <w:basedOn w:val="DefaultParagraphFont"/>
    <w:uiPriority w:val="99"/>
    <w:semiHidden/>
    <w:rsid w:val="00802479"/>
  </w:style>
  <w:style w:type="character" w:styleId="LineNumber">
    <w:name w:val="line number"/>
    <w:basedOn w:val="DefaultParagraphFont"/>
    <w:uiPriority w:val="99"/>
    <w:semiHidden/>
    <w:rsid w:val="00802479"/>
  </w:style>
  <w:style w:type="character" w:styleId="Hyperlink">
    <w:name w:val="Hyperlink"/>
    <w:basedOn w:val="DefaultParagraphFont"/>
    <w:uiPriority w:val="99"/>
    <w:rsid w:val="00802479"/>
    <w:rPr>
      <w:color w:val="0563C1"/>
      <w:u w:val="single"/>
    </w:rPr>
  </w:style>
  <w:style w:type="character" w:customStyle="1" w:styleId="UnresolvedMention1">
    <w:name w:val="Unresolved Mention1"/>
    <w:basedOn w:val="DefaultParagraphFont"/>
    <w:uiPriority w:val="99"/>
    <w:semiHidden/>
    <w:rsid w:val="00802479"/>
    <w:rPr>
      <w:color w:val="auto"/>
      <w:shd w:val="clear" w:color="auto" w:fill="auto"/>
    </w:rPr>
  </w:style>
  <w:style w:type="character" w:customStyle="1" w:styleId="UnresolvedMention2">
    <w:name w:val="Unresolved Mention2"/>
    <w:basedOn w:val="DefaultParagraphFont"/>
    <w:uiPriority w:val="99"/>
    <w:semiHidden/>
    <w:rsid w:val="00AB4F6C"/>
    <w:rPr>
      <w:color w:val="auto"/>
      <w:shd w:val="clear" w:color="auto" w:fill="auto"/>
    </w:rPr>
  </w:style>
  <w:style w:type="character" w:styleId="FollowedHyperlink">
    <w:name w:val="FollowedHyperlink"/>
    <w:basedOn w:val="DefaultParagraphFont"/>
    <w:uiPriority w:val="99"/>
    <w:semiHidden/>
    <w:rsid w:val="009402DE"/>
    <w:rPr>
      <w:color w:val="auto"/>
      <w:u w:val="single"/>
    </w:rPr>
  </w:style>
  <w:style w:type="character" w:customStyle="1" w:styleId="number">
    <w:name w:val="number"/>
    <w:basedOn w:val="DefaultParagraphFont"/>
    <w:uiPriority w:val="99"/>
    <w:rsid w:val="006213C5"/>
  </w:style>
  <w:style w:type="character" w:customStyle="1" w:styleId="operator">
    <w:name w:val="operator"/>
    <w:basedOn w:val="DefaultParagraphFont"/>
    <w:uiPriority w:val="99"/>
    <w:rsid w:val="006213C5"/>
  </w:style>
  <w:style w:type="character" w:customStyle="1" w:styleId="paren">
    <w:name w:val="paren"/>
    <w:basedOn w:val="DefaultParagraphFont"/>
    <w:uiPriority w:val="99"/>
    <w:rsid w:val="006213C5"/>
  </w:style>
  <w:style w:type="character" w:customStyle="1" w:styleId="identifier">
    <w:name w:val="identifier"/>
    <w:basedOn w:val="DefaultParagraphFont"/>
    <w:uiPriority w:val="99"/>
    <w:rsid w:val="006213C5"/>
  </w:style>
  <w:style w:type="paragraph" w:styleId="Revision">
    <w:name w:val="Revision"/>
    <w:hidden/>
    <w:uiPriority w:val="99"/>
    <w:semiHidden/>
    <w:rsid w:val="00BE20CB"/>
    <w:rPr>
      <w:rFonts w:cs="Calibri"/>
      <w:sz w:val="24"/>
      <w:szCs w:val="24"/>
      <w:lang w:val="en-GB" w:eastAsia="en-US"/>
    </w:rPr>
  </w:style>
  <w:style w:type="character" w:styleId="PlaceholderText">
    <w:name w:val="Placeholder Text"/>
    <w:basedOn w:val="DefaultParagraphFont"/>
    <w:uiPriority w:val="99"/>
    <w:semiHidden/>
    <w:rsid w:val="006D0671"/>
    <w:rPr>
      <w:color w:val="808080"/>
    </w:rPr>
  </w:style>
</w:styles>
</file>

<file path=word/webSettings.xml><?xml version="1.0" encoding="utf-8"?>
<w:webSettings xmlns:r="http://schemas.openxmlformats.org/officeDocument/2006/relationships" xmlns:w="http://schemas.openxmlformats.org/wordprocessingml/2006/main">
  <w:divs>
    <w:div w:id="1909680719">
      <w:marLeft w:val="0"/>
      <w:marRight w:val="0"/>
      <w:marTop w:val="0"/>
      <w:marBottom w:val="0"/>
      <w:divBdr>
        <w:top w:val="none" w:sz="0" w:space="0" w:color="auto"/>
        <w:left w:val="none" w:sz="0" w:space="0" w:color="auto"/>
        <w:bottom w:val="none" w:sz="0" w:space="0" w:color="auto"/>
        <w:right w:val="none" w:sz="0" w:space="0" w:color="auto"/>
      </w:divBdr>
    </w:div>
    <w:div w:id="1909680721">
      <w:marLeft w:val="0"/>
      <w:marRight w:val="0"/>
      <w:marTop w:val="0"/>
      <w:marBottom w:val="0"/>
      <w:divBdr>
        <w:top w:val="none" w:sz="0" w:space="0" w:color="auto"/>
        <w:left w:val="none" w:sz="0" w:space="0" w:color="auto"/>
        <w:bottom w:val="none" w:sz="0" w:space="0" w:color="auto"/>
        <w:right w:val="none" w:sz="0" w:space="0" w:color="auto"/>
      </w:divBdr>
      <w:divsChild>
        <w:div w:id="1909680722">
          <w:marLeft w:val="0"/>
          <w:marRight w:val="0"/>
          <w:marTop w:val="0"/>
          <w:marBottom w:val="0"/>
          <w:divBdr>
            <w:top w:val="none" w:sz="0" w:space="0" w:color="auto"/>
            <w:left w:val="none" w:sz="0" w:space="0" w:color="auto"/>
            <w:bottom w:val="none" w:sz="0" w:space="0" w:color="auto"/>
            <w:right w:val="none" w:sz="0" w:space="0" w:color="auto"/>
          </w:divBdr>
        </w:div>
        <w:div w:id="1909680780">
          <w:marLeft w:val="0"/>
          <w:marRight w:val="0"/>
          <w:marTop w:val="0"/>
          <w:marBottom w:val="0"/>
          <w:divBdr>
            <w:top w:val="none" w:sz="0" w:space="0" w:color="auto"/>
            <w:left w:val="none" w:sz="0" w:space="0" w:color="auto"/>
            <w:bottom w:val="none" w:sz="0" w:space="0" w:color="auto"/>
            <w:right w:val="none" w:sz="0" w:space="0" w:color="auto"/>
          </w:divBdr>
        </w:div>
      </w:divsChild>
    </w:div>
    <w:div w:id="1909680723">
      <w:marLeft w:val="0"/>
      <w:marRight w:val="0"/>
      <w:marTop w:val="0"/>
      <w:marBottom w:val="0"/>
      <w:divBdr>
        <w:top w:val="none" w:sz="0" w:space="0" w:color="auto"/>
        <w:left w:val="none" w:sz="0" w:space="0" w:color="auto"/>
        <w:bottom w:val="none" w:sz="0" w:space="0" w:color="auto"/>
        <w:right w:val="none" w:sz="0" w:space="0" w:color="auto"/>
      </w:divBdr>
    </w:div>
    <w:div w:id="1909680724">
      <w:marLeft w:val="0"/>
      <w:marRight w:val="0"/>
      <w:marTop w:val="0"/>
      <w:marBottom w:val="0"/>
      <w:divBdr>
        <w:top w:val="none" w:sz="0" w:space="0" w:color="auto"/>
        <w:left w:val="none" w:sz="0" w:space="0" w:color="auto"/>
        <w:bottom w:val="none" w:sz="0" w:space="0" w:color="auto"/>
        <w:right w:val="none" w:sz="0" w:space="0" w:color="auto"/>
      </w:divBdr>
    </w:div>
    <w:div w:id="1909680726">
      <w:marLeft w:val="0"/>
      <w:marRight w:val="0"/>
      <w:marTop w:val="0"/>
      <w:marBottom w:val="0"/>
      <w:divBdr>
        <w:top w:val="none" w:sz="0" w:space="0" w:color="auto"/>
        <w:left w:val="none" w:sz="0" w:space="0" w:color="auto"/>
        <w:bottom w:val="none" w:sz="0" w:space="0" w:color="auto"/>
        <w:right w:val="none" w:sz="0" w:space="0" w:color="auto"/>
      </w:divBdr>
    </w:div>
    <w:div w:id="1909680727">
      <w:marLeft w:val="0"/>
      <w:marRight w:val="0"/>
      <w:marTop w:val="0"/>
      <w:marBottom w:val="0"/>
      <w:divBdr>
        <w:top w:val="none" w:sz="0" w:space="0" w:color="auto"/>
        <w:left w:val="none" w:sz="0" w:space="0" w:color="auto"/>
        <w:bottom w:val="none" w:sz="0" w:space="0" w:color="auto"/>
        <w:right w:val="none" w:sz="0" w:space="0" w:color="auto"/>
      </w:divBdr>
    </w:div>
    <w:div w:id="1909680728">
      <w:marLeft w:val="0"/>
      <w:marRight w:val="0"/>
      <w:marTop w:val="0"/>
      <w:marBottom w:val="0"/>
      <w:divBdr>
        <w:top w:val="none" w:sz="0" w:space="0" w:color="auto"/>
        <w:left w:val="none" w:sz="0" w:space="0" w:color="auto"/>
        <w:bottom w:val="none" w:sz="0" w:space="0" w:color="auto"/>
        <w:right w:val="none" w:sz="0" w:space="0" w:color="auto"/>
      </w:divBdr>
    </w:div>
    <w:div w:id="1909680729">
      <w:marLeft w:val="0"/>
      <w:marRight w:val="0"/>
      <w:marTop w:val="0"/>
      <w:marBottom w:val="0"/>
      <w:divBdr>
        <w:top w:val="none" w:sz="0" w:space="0" w:color="auto"/>
        <w:left w:val="none" w:sz="0" w:space="0" w:color="auto"/>
        <w:bottom w:val="none" w:sz="0" w:space="0" w:color="auto"/>
        <w:right w:val="none" w:sz="0" w:space="0" w:color="auto"/>
      </w:divBdr>
    </w:div>
    <w:div w:id="1909680730">
      <w:marLeft w:val="0"/>
      <w:marRight w:val="0"/>
      <w:marTop w:val="0"/>
      <w:marBottom w:val="0"/>
      <w:divBdr>
        <w:top w:val="none" w:sz="0" w:space="0" w:color="auto"/>
        <w:left w:val="none" w:sz="0" w:space="0" w:color="auto"/>
        <w:bottom w:val="none" w:sz="0" w:space="0" w:color="auto"/>
        <w:right w:val="none" w:sz="0" w:space="0" w:color="auto"/>
      </w:divBdr>
    </w:div>
    <w:div w:id="1909680731">
      <w:marLeft w:val="0"/>
      <w:marRight w:val="0"/>
      <w:marTop w:val="0"/>
      <w:marBottom w:val="0"/>
      <w:divBdr>
        <w:top w:val="none" w:sz="0" w:space="0" w:color="auto"/>
        <w:left w:val="none" w:sz="0" w:space="0" w:color="auto"/>
        <w:bottom w:val="none" w:sz="0" w:space="0" w:color="auto"/>
        <w:right w:val="none" w:sz="0" w:space="0" w:color="auto"/>
      </w:divBdr>
    </w:div>
    <w:div w:id="1909680732">
      <w:marLeft w:val="0"/>
      <w:marRight w:val="0"/>
      <w:marTop w:val="0"/>
      <w:marBottom w:val="0"/>
      <w:divBdr>
        <w:top w:val="none" w:sz="0" w:space="0" w:color="auto"/>
        <w:left w:val="none" w:sz="0" w:space="0" w:color="auto"/>
        <w:bottom w:val="none" w:sz="0" w:space="0" w:color="auto"/>
        <w:right w:val="none" w:sz="0" w:space="0" w:color="auto"/>
      </w:divBdr>
    </w:div>
    <w:div w:id="1909680733">
      <w:marLeft w:val="0"/>
      <w:marRight w:val="0"/>
      <w:marTop w:val="0"/>
      <w:marBottom w:val="0"/>
      <w:divBdr>
        <w:top w:val="none" w:sz="0" w:space="0" w:color="auto"/>
        <w:left w:val="none" w:sz="0" w:space="0" w:color="auto"/>
        <w:bottom w:val="none" w:sz="0" w:space="0" w:color="auto"/>
        <w:right w:val="none" w:sz="0" w:space="0" w:color="auto"/>
      </w:divBdr>
    </w:div>
    <w:div w:id="1909680735">
      <w:marLeft w:val="0"/>
      <w:marRight w:val="0"/>
      <w:marTop w:val="0"/>
      <w:marBottom w:val="0"/>
      <w:divBdr>
        <w:top w:val="none" w:sz="0" w:space="0" w:color="auto"/>
        <w:left w:val="none" w:sz="0" w:space="0" w:color="auto"/>
        <w:bottom w:val="none" w:sz="0" w:space="0" w:color="auto"/>
        <w:right w:val="none" w:sz="0" w:space="0" w:color="auto"/>
      </w:divBdr>
      <w:divsChild>
        <w:div w:id="1909680720">
          <w:marLeft w:val="0"/>
          <w:marRight w:val="0"/>
          <w:marTop w:val="0"/>
          <w:marBottom w:val="0"/>
          <w:divBdr>
            <w:top w:val="none" w:sz="0" w:space="0" w:color="auto"/>
            <w:left w:val="none" w:sz="0" w:space="0" w:color="auto"/>
            <w:bottom w:val="none" w:sz="0" w:space="0" w:color="auto"/>
            <w:right w:val="none" w:sz="0" w:space="0" w:color="auto"/>
          </w:divBdr>
        </w:div>
        <w:div w:id="1909680741">
          <w:marLeft w:val="0"/>
          <w:marRight w:val="0"/>
          <w:marTop w:val="0"/>
          <w:marBottom w:val="0"/>
          <w:divBdr>
            <w:top w:val="none" w:sz="0" w:space="0" w:color="auto"/>
            <w:left w:val="none" w:sz="0" w:space="0" w:color="auto"/>
            <w:bottom w:val="none" w:sz="0" w:space="0" w:color="auto"/>
            <w:right w:val="none" w:sz="0" w:space="0" w:color="auto"/>
          </w:divBdr>
        </w:div>
      </w:divsChild>
    </w:div>
    <w:div w:id="1909680737">
      <w:marLeft w:val="0"/>
      <w:marRight w:val="0"/>
      <w:marTop w:val="0"/>
      <w:marBottom w:val="0"/>
      <w:divBdr>
        <w:top w:val="none" w:sz="0" w:space="0" w:color="auto"/>
        <w:left w:val="none" w:sz="0" w:space="0" w:color="auto"/>
        <w:bottom w:val="none" w:sz="0" w:space="0" w:color="auto"/>
        <w:right w:val="none" w:sz="0" w:space="0" w:color="auto"/>
      </w:divBdr>
    </w:div>
    <w:div w:id="1909680738">
      <w:marLeft w:val="0"/>
      <w:marRight w:val="0"/>
      <w:marTop w:val="0"/>
      <w:marBottom w:val="0"/>
      <w:divBdr>
        <w:top w:val="none" w:sz="0" w:space="0" w:color="auto"/>
        <w:left w:val="none" w:sz="0" w:space="0" w:color="auto"/>
        <w:bottom w:val="none" w:sz="0" w:space="0" w:color="auto"/>
        <w:right w:val="none" w:sz="0" w:space="0" w:color="auto"/>
      </w:divBdr>
    </w:div>
    <w:div w:id="1909680740">
      <w:marLeft w:val="0"/>
      <w:marRight w:val="0"/>
      <w:marTop w:val="0"/>
      <w:marBottom w:val="0"/>
      <w:divBdr>
        <w:top w:val="none" w:sz="0" w:space="0" w:color="auto"/>
        <w:left w:val="none" w:sz="0" w:space="0" w:color="auto"/>
        <w:bottom w:val="none" w:sz="0" w:space="0" w:color="auto"/>
        <w:right w:val="none" w:sz="0" w:space="0" w:color="auto"/>
      </w:divBdr>
    </w:div>
    <w:div w:id="1909680743">
      <w:marLeft w:val="0"/>
      <w:marRight w:val="0"/>
      <w:marTop w:val="0"/>
      <w:marBottom w:val="0"/>
      <w:divBdr>
        <w:top w:val="none" w:sz="0" w:space="0" w:color="auto"/>
        <w:left w:val="none" w:sz="0" w:space="0" w:color="auto"/>
        <w:bottom w:val="none" w:sz="0" w:space="0" w:color="auto"/>
        <w:right w:val="none" w:sz="0" w:space="0" w:color="auto"/>
      </w:divBdr>
    </w:div>
    <w:div w:id="1909680745">
      <w:marLeft w:val="0"/>
      <w:marRight w:val="0"/>
      <w:marTop w:val="0"/>
      <w:marBottom w:val="0"/>
      <w:divBdr>
        <w:top w:val="none" w:sz="0" w:space="0" w:color="auto"/>
        <w:left w:val="none" w:sz="0" w:space="0" w:color="auto"/>
        <w:bottom w:val="none" w:sz="0" w:space="0" w:color="auto"/>
        <w:right w:val="none" w:sz="0" w:space="0" w:color="auto"/>
      </w:divBdr>
    </w:div>
    <w:div w:id="1909680746">
      <w:marLeft w:val="0"/>
      <w:marRight w:val="0"/>
      <w:marTop w:val="0"/>
      <w:marBottom w:val="0"/>
      <w:divBdr>
        <w:top w:val="none" w:sz="0" w:space="0" w:color="auto"/>
        <w:left w:val="none" w:sz="0" w:space="0" w:color="auto"/>
        <w:bottom w:val="none" w:sz="0" w:space="0" w:color="auto"/>
        <w:right w:val="none" w:sz="0" w:space="0" w:color="auto"/>
      </w:divBdr>
    </w:div>
    <w:div w:id="1909680747">
      <w:marLeft w:val="0"/>
      <w:marRight w:val="0"/>
      <w:marTop w:val="0"/>
      <w:marBottom w:val="0"/>
      <w:divBdr>
        <w:top w:val="none" w:sz="0" w:space="0" w:color="auto"/>
        <w:left w:val="none" w:sz="0" w:space="0" w:color="auto"/>
        <w:bottom w:val="none" w:sz="0" w:space="0" w:color="auto"/>
        <w:right w:val="none" w:sz="0" w:space="0" w:color="auto"/>
      </w:divBdr>
    </w:div>
    <w:div w:id="1909680748">
      <w:marLeft w:val="0"/>
      <w:marRight w:val="0"/>
      <w:marTop w:val="0"/>
      <w:marBottom w:val="0"/>
      <w:divBdr>
        <w:top w:val="none" w:sz="0" w:space="0" w:color="auto"/>
        <w:left w:val="none" w:sz="0" w:space="0" w:color="auto"/>
        <w:bottom w:val="none" w:sz="0" w:space="0" w:color="auto"/>
        <w:right w:val="none" w:sz="0" w:space="0" w:color="auto"/>
      </w:divBdr>
    </w:div>
    <w:div w:id="1909680749">
      <w:marLeft w:val="0"/>
      <w:marRight w:val="0"/>
      <w:marTop w:val="0"/>
      <w:marBottom w:val="0"/>
      <w:divBdr>
        <w:top w:val="none" w:sz="0" w:space="0" w:color="auto"/>
        <w:left w:val="none" w:sz="0" w:space="0" w:color="auto"/>
        <w:bottom w:val="none" w:sz="0" w:space="0" w:color="auto"/>
        <w:right w:val="none" w:sz="0" w:space="0" w:color="auto"/>
      </w:divBdr>
    </w:div>
    <w:div w:id="1909680750">
      <w:marLeft w:val="0"/>
      <w:marRight w:val="0"/>
      <w:marTop w:val="0"/>
      <w:marBottom w:val="0"/>
      <w:divBdr>
        <w:top w:val="none" w:sz="0" w:space="0" w:color="auto"/>
        <w:left w:val="none" w:sz="0" w:space="0" w:color="auto"/>
        <w:bottom w:val="none" w:sz="0" w:space="0" w:color="auto"/>
        <w:right w:val="none" w:sz="0" w:space="0" w:color="auto"/>
      </w:divBdr>
    </w:div>
    <w:div w:id="1909680752">
      <w:marLeft w:val="0"/>
      <w:marRight w:val="0"/>
      <w:marTop w:val="0"/>
      <w:marBottom w:val="0"/>
      <w:divBdr>
        <w:top w:val="none" w:sz="0" w:space="0" w:color="auto"/>
        <w:left w:val="none" w:sz="0" w:space="0" w:color="auto"/>
        <w:bottom w:val="none" w:sz="0" w:space="0" w:color="auto"/>
        <w:right w:val="none" w:sz="0" w:space="0" w:color="auto"/>
      </w:divBdr>
      <w:divsChild>
        <w:div w:id="1909680744">
          <w:marLeft w:val="0"/>
          <w:marRight w:val="0"/>
          <w:marTop w:val="0"/>
          <w:marBottom w:val="0"/>
          <w:divBdr>
            <w:top w:val="none" w:sz="0" w:space="0" w:color="auto"/>
            <w:left w:val="none" w:sz="0" w:space="0" w:color="auto"/>
            <w:bottom w:val="none" w:sz="0" w:space="0" w:color="auto"/>
            <w:right w:val="none" w:sz="0" w:space="0" w:color="auto"/>
          </w:divBdr>
        </w:div>
        <w:div w:id="1909680771">
          <w:marLeft w:val="0"/>
          <w:marRight w:val="0"/>
          <w:marTop w:val="0"/>
          <w:marBottom w:val="0"/>
          <w:divBdr>
            <w:top w:val="none" w:sz="0" w:space="0" w:color="auto"/>
            <w:left w:val="none" w:sz="0" w:space="0" w:color="auto"/>
            <w:bottom w:val="none" w:sz="0" w:space="0" w:color="auto"/>
            <w:right w:val="none" w:sz="0" w:space="0" w:color="auto"/>
          </w:divBdr>
        </w:div>
      </w:divsChild>
    </w:div>
    <w:div w:id="1909680753">
      <w:marLeft w:val="0"/>
      <w:marRight w:val="0"/>
      <w:marTop w:val="0"/>
      <w:marBottom w:val="0"/>
      <w:divBdr>
        <w:top w:val="none" w:sz="0" w:space="0" w:color="auto"/>
        <w:left w:val="none" w:sz="0" w:space="0" w:color="auto"/>
        <w:bottom w:val="none" w:sz="0" w:space="0" w:color="auto"/>
        <w:right w:val="none" w:sz="0" w:space="0" w:color="auto"/>
      </w:divBdr>
    </w:div>
    <w:div w:id="1909680757">
      <w:marLeft w:val="0"/>
      <w:marRight w:val="0"/>
      <w:marTop w:val="0"/>
      <w:marBottom w:val="0"/>
      <w:divBdr>
        <w:top w:val="none" w:sz="0" w:space="0" w:color="auto"/>
        <w:left w:val="none" w:sz="0" w:space="0" w:color="auto"/>
        <w:bottom w:val="none" w:sz="0" w:space="0" w:color="auto"/>
        <w:right w:val="none" w:sz="0" w:space="0" w:color="auto"/>
      </w:divBdr>
    </w:div>
    <w:div w:id="1909680758">
      <w:marLeft w:val="0"/>
      <w:marRight w:val="0"/>
      <w:marTop w:val="0"/>
      <w:marBottom w:val="0"/>
      <w:divBdr>
        <w:top w:val="none" w:sz="0" w:space="0" w:color="auto"/>
        <w:left w:val="none" w:sz="0" w:space="0" w:color="auto"/>
        <w:bottom w:val="none" w:sz="0" w:space="0" w:color="auto"/>
        <w:right w:val="none" w:sz="0" w:space="0" w:color="auto"/>
      </w:divBdr>
    </w:div>
    <w:div w:id="1909680759">
      <w:marLeft w:val="0"/>
      <w:marRight w:val="0"/>
      <w:marTop w:val="0"/>
      <w:marBottom w:val="0"/>
      <w:divBdr>
        <w:top w:val="none" w:sz="0" w:space="0" w:color="auto"/>
        <w:left w:val="none" w:sz="0" w:space="0" w:color="auto"/>
        <w:bottom w:val="none" w:sz="0" w:space="0" w:color="auto"/>
        <w:right w:val="none" w:sz="0" w:space="0" w:color="auto"/>
      </w:divBdr>
    </w:div>
    <w:div w:id="1909680762">
      <w:marLeft w:val="0"/>
      <w:marRight w:val="0"/>
      <w:marTop w:val="0"/>
      <w:marBottom w:val="0"/>
      <w:divBdr>
        <w:top w:val="none" w:sz="0" w:space="0" w:color="auto"/>
        <w:left w:val="none" w:sz="0" w:space="0" w:color="auto"/>
        <w:bottom w:val="none" w:sz="0" w:space="0" w:color="auto"/>
        <w:right w:val="none" w:sz="0" w:space="0" w:color="auto"/>
      </w:divBdr>
    </w:div>
    <w:div w:id="1909680764">
      <w:marLeft w:val="0"/>
      <w:marRight w:val="0"/>
      <w:marTop w:val="0"/>
      <w:marBottom w:val="0"/>
      <w:divBdr>
        <w:top w:val="none" w:sz="0" w:space="0" w:color="auto"/>
        <w:left w:val="none" w:sz="0" w:space="0" w:color="auto"/>
        <w:bottom w:val="none" w:sz="0" w:space="0" w:color="auto"/>
        <w:right w:val="none" w:sz="0" w:space="0" w:color="auto"/>
      </w:divBdr>
    </w:div>
    <w:div w:id="1909680765">
      <w:marLeft w:val="0"/>
      <w:marRight w:val="0"/>
      <w:marTop w:val="0"/>
      <w:marBottom w:val="0"/>
      <w:divBdr>
        <w:top w:val="none" w:sz="0" w:space="0" w:color="auto"/>
        <w:left w:val="none" w:sz="0" w:space="0" w:color="auto"/>
        <w:bottom w:val="none" w:sz="0" w:space="0" w:color="auto"/>
        <w:right w:val="none" w:sz="0" w:space="0" w:color="auto"/>
      </w:divBdr>
    </w:div>
    <w:div w:id="1909680767">
      <w:marLeft w:val="0"/>
      <w:marRight w:val="0"/>
      <w:marTop w:val="0"/>
      <w:marBottom w:val="0"/>
      <w:divBdr>
        <w:top w:val="none" w:sz="0" w:space="0" w:color="auto"/>
        <w:left w:val="none" w:sz="0" w:space="0" w:color="auto"/>
        <w:bottom w:val="none" w:sz="0" w:space="0" w:color="auto"/>
        <w:right w:val="none" w:sz="0" w:space="0" w:color="auto"/>
      </w:divBdr>
    </w:div>
    <w:div w:id="1909680768">
      <w:marLeft w:val="0"/>
      <w:marRight w:val="0"/>
      <w:marTop w:val="0"/>
      <w:marBottom w:val="0"/>
      <w:divBdr>
        <w:top w:val="none" w:sz="0" w:space="0" w:color="auto"/>
        <w:left w:val="none" w:sz="0" w:space="0" w:color="auto"/>
        <w:bottom w:val="none" w:sz="0" w:space="0" w:color="auto"/>
        <w:right w:val="none" w:sz="0" w:space="0" w:color="auto"/>
      </w:divBdr>
    </w:div>
    <w:div w:id="1909680769">
      <w:marLeft w:val="0"/>
      <w:marRight w:val="0"/>
      <w:marTop w:val="0"/>
      <w:marBottom w:val="0"/>
      <w:divBdr>
        <w:top w:val="none" w:sz="0" w:space="0" w:color="auto"/>
        <w:left w:val="none" w:sz="0" w:space="0" w:color="auto"/>
        <w:bottom w:val="none" w:sz="0" w:space="0" w:color="auto"/>
        <w:right w:val="none" w:sz="0" w:space="0" w:color="auto"/>
      </w:divBdr>
    </w:div>
    <w:div w:id="1909680772">
      <w:marLeft w:val="0"/>
      <w:marRight w:val="0"/>
      <w:marTop w:val="0"/>
      <w:marBottom w:val="0"/>
      <w:divBdr>
        <w:top w:val="none" w:sz="0" w:space="0" w:color="auto"/>
        <w:left w:val="none" w:sz="0" w:space="0" w:color="auto"/>
        <w:bottom w:val="none" w:sz="0" w:space="0" w:color="auto"/>
        <w:right w:val="none" w:sz="0" w:space="0" w:color="auto"/>
      </w:divBdr>
    </w:div>
    <w:div w:id="1909680773">
      <w:marLeft w:val="0"/>
      <w:marRight w:val="0"/>
      <w:marTop w:val="0"/>
      <w:marBottom w:val="0"/>
      <w:divBdr>
        <w:top w:val="none" w:sz="0" w:space="0" w:color="auto"/>
        <w:left w:val="none" w:sz="0" w:space="0" w:color="auto"/>
        <w:bottom w:val="none" w:sz="0" w:space="0" w:color="auto"/>
        <w:right w:val="none" w:sz="0" w:space="0" w:color="auto"/>
      </w:divBdr>
    </w:div>
    <w:div w:id="1909680774">
      <w:marLeft w:val="0"/>
      <w:marRight w:val="0"/>
      <w:marTop w:val="0"/>
      <w:marBottom w:val="0"/>
      <w:divBdr>
        <w:top w:val="none" w:sz="0" w:space="0" w:color="auto"/>
        <w:left w:val="none" w:sz="0" w:space="0" w:color="auto"/>
        <w:bottom w:val="none" w:sz="0" w:space="0" w:color="auto"/>
        <w:right w:val="none" w:sz="0" w:space="0" w:color="auto"/>
      </w:divBdr>
    </w:div>
    <w:div w:id="1909680775">
      <w:marLeft w:val="0"/>
      <w:marRight w:val="0"/>
      <w:marTop w:val="0"/>
      <w:marBottom w:val="0"/>
      <w:divBdr>
        <w:top w:val="none" w:sz="0" w:space="0" w:color="auto"/>
        <w:left w:val="none" w:sz="0" w:space="0" w:color="auto"/>
        <w:bottom w:val="none" w:sz="0" w:space="0" w:color="auto"/>
        <w:right w:val="none" w:sz="0" w:space="0" w:color="auto"/>
      </w:divBdr>
    </w:div>
    <w:div w:id="1909680777">
      <w:marLeft w:val="0"/>
      <w:marRight w:val="0"/>
      <w:marTop w:val="0"/>
      <w:marBottom w:val="0"/>
      <w:divBdr>
        <w:top w:val="none" w:sz="0" w:space="0" w:color="auto"/>
        <w:left w:val="none" w:sz="0" w:space="0" w:color="auto"/>
        <w:bottom w:val="none" w:sz="0" w:space="0" w:color="auto"/>
        <w:right w:val="none" w:sz="0" w:space="0" w:color="auto"/>
      </w:divBdr>
    </w:div>
    <w:div w:id="1909680779">
      <w:marLeft w:val="0"/>
      <w:marRight w:val="0"/>
      <w:marTop w:val="0"/>
      <w:marBottom w:val="0"/>
      <w:divBdr>
        <w:top w:val="none" w:sz="0" w:space="0" w:color="auto"/>
        <w:left w:val="none" w:sz="0" w:space="0" w:color="auto"/>
        <w:bottom w:val="none" w:sz="0" w:space="0" w:color="auto"/>
        <w:right w:val="none" w:sz="0" w:space="0" w:color="auto"/>
      </w:divBdr>
    </w:div>
    <w:div w:id="1909680781">
      <w:marLeft w:val="0"/>
      <w:marRight w:val="0"/>
      <w:marTop w:val="0"/>
      <w:marBottom w:val="0"/>
      <w:divBdr>
        <w:top w:val="none" w:sz="0" w:space="0" w:color="auto"/>
        <w:left w:val="none" w:sz="0" w:space="0" w:color="auto"/>
        <w:bottom w:val="none" w:sz="0" w:space="0" w:color="auto"/>
        <w:right w:val="none" w:sz="0" w:space="0" w:color="auto"/>
      </w:divBdr>
    </w:div>
    <w:div w:id="1909680782">
      <w:marLeft w:val="0"/>
      <w:marRight w:val="0"/>
      <w:marTop w:val="0"/>
      <w:marBottom w:val="0"/>
      <w:divBdr>
        <w:top w:val="none" w:sz="0" w:space="0" w:color="auto"/>
        <w:left w:val="none" w:sz="0" w:space="0" w:color="auto"/>
        <w:bottom w:val="none" w:sz="0" w:space="0" w:color="auto"/>
        <w:right w:val="none" w:sz="0" w:space="0" w:color="auto"/>
      </w:divBdr>
    </w:div>
    <w:div w:id="1909680786">
      <w:marLeft w:val="0"/>
      <w:marRight w:val="0"/>
      <w:marTop w:val="0"/>
      <w:marBottom w:val="0"/>
      <w:divBdr>
        <w:top w:val="none" w:sz="0" w:space="0" w:color="auto"/>
        <w:left w:val="none" w:sz="0" w:space="0" w:color="auto"/>
        <w:bottom w:val="none" w:sz="0" w:space="0" w:color="auto"/>
        <w:right w:val="none" w:sz="0" w:space="0" w:color="auto"/>
      </w:divBdr>
    </w:div>
    <w:div w:id="1909680787">
      <w:marLeft w:val="0"/>
      <w:marRight w:val="0"/>
      <w:marTop w:val="0"/>
      <w:marBottom w:val="0"/>
      <w:divBdr>
        <w:top w:val="none" w:sz="0" w:space="0" w:color="auto"/>
        <w:left w:val="none" w:sz="0" w:space="0" w:color="auto"/>
        <w:bottom w:val="none" w:sz="0" w:space="0" w:color="auto"/>
        <w:right w:val="none" w:sz="0" w:space="0" w:color="auto"/>
      </w:divBdr>
      <w:divsChild>
        <w:div w:id="1909680770">
          <w:marLeft w:val="0"/>
          <w:marRight w:val="0"/>
          <w:marTop w:val="150"/>
          <w:marBottom w:val="0"/>
          <w:divBdr>
            <w:top w:val="none" w:sz="0" w:space="0" w:color="auto"/>
            <w:left w:val="none" w:sz="0" w:space="0" w:color="auto"/>
            <w:bottom w:val="none" w:sz="0" w:space="0" w:color="auto"/>
            <w:right w:val="none" w:sz="0" w:space="0" w:color="auto"/>
          </w:divBdr>
          <w:divsChild>
            <w:div w:id="1909680742">
              <w:marLeft w:val="0"/>
              <w:marRight w:val="0"/>
              <w:marTop w:val="0"/>
              <w:marBottom w:val="0"/>
              <w:divBdr>
                <w:top w:val="none" w:sz="0" w:space="0" w:color="auto"/>
                <w:left w:val="none" w:sz="0" w:space="0" w:color="auto"/>
                <w:bottom w:val="none" w:sz="0" w:space="0" w:color="auto"/>
                <w:right w:val="none" w:sz="0" w:space="0" w:color="auto"/>
              </w:divBdr>
            </w:div>
          </w:divsChild>
        </w:div>
        <w:div w:id="1909680791">
          <w:marLeft w:val="0"/>
          <w:marRight w:val="0"/>
          <w:marTop w:val="150"/>
          <w:marBottom w:val="0"/>
          <w:divBdr>
            <w:top w:val="none" w:sz="0" w:space="0" w:color="auto"/>
            <w:left w:val="none" w:sz="0" w:space="0" w:color="auto"/>
            <w:bottom w:val="none" w:sz="0" w:space="0" w:color="auto"/>
            <w:right w:val="none" w:sz="0" w:space="0" w:color="auto"/>
          </w:divBdr>
          <w:divsChild>
            <w:div w:id="19096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0788">
      <w:marLeft w:val="0"/>
      <w:marRight w:val="0"/>
      <w:marTop w:val="0"/>
      <w:marBottom w:val="0"/>
      <w:divBdr>
        <w:top w:val="none" w:sz="0" w:space="0" w:color="auto"/>
        <w:left w:val="none" w:sz="0" w:space="0" w:color="auto"/>
        <w:bottom w:val="none" w:sz="0" w:space="0" w:color="auto"/>
        <w:right w:val="none" w:sz="0" w:space="0" w:color="auto"/>
      </w:divBdr>
      <w:divsChild>
        <w:div w:id="1909680718">
          <w:marLeft w:val="0"/>
          <w:marRight w:val="0"/>
          <w:marTop w:val="0"/>
          <w:marBottom w:val="0"/>
          <w:divBdr>
            <w:top w:val="none" w:sz="0" w:space="0" w:color="auto"/>
            <w:left w:val="none" w:sz="0" w:space="0" w:color="auto"/>
            <w:bottom w:val="none" w:sz="0" w:space="0" w:color="auto"/>
            <w:right w:val="none" w:sz="0" w:space="0" w:color="auto"/>
          </w:divBdr>
        </w:div>
        <w:div w:id="1909680725">
          <w:marLeft w:val="0"/>
          <w:marRight w:val="0"/>
          <w:marTop w:val="0"/>
          <w:marBottom w:val="0"/>
          <w:divBdr>
            <w:top w:val="none" w:sz="0" w:space="0" w:color="auto"/>
            <w:left w:val="none" w:sz="0" w:space="0" w:color="auto"/>
            <w:bottom w:val="none" w:sz="0" w:space="0" w:color="auto"/>
            <w:right w:val="none" w:sz="0" w:space="0" w:color="auto"/>
          </w:divBdr>
        </w:div>
        <w:div w:id="1909680736">
          <w:marLeft w:val="0"/>
          <w:marRight w:val="0"/>
          <w:marTop w:val="0"/>
          <w:marBottom w:val="0"/>
          <w:divBdr>
            <w:top w:val="none" w:sz="0" w:space="0" w:color="auto"/>
            <w:left w:val="none" w:sz="0" w:space="0" w:color="auto"/>
            <w:bottom w:val="none" w:sz="0" w:space="0" w:color="auto"/>
            <w:right w:val="none" w:sz="0" w:space="0" w:color="auto"/>
          </w:divBdr>
        </w:div>
        <w:div w:id="1909680751">
          <w:marLeft w:val="0"/>
          <w:marRight w:val="0"/>
          <w:marTop w:val="0"/>
          <w:marBottom w:val="0"/>
          <w:divBdr>
            <w:top w:val="none" w:sz="0" w:space="0" w:color="auto"/>
            <w:left w:val="none" w:sz="0" w:space="0" w:color="auto"/>
            <w:bottom w:val="none" w:sz="0" w:space="0" w:color="auto"/>
            <w:right w:val="none" w:sz="0" w:space="0" w:color="auto"/>
          </w:divBdr>
        </w:div>
        <w:div w:id="1909680754">
          <w:marLeft w:val="0"/>
          <w:marRight w:val="0"/>
          <w:marTop w:val="0"/>
          <w:marBottom w:val="0"/>
          <w:divBdr>
            <w:top w:val="none" w:sz="0" w:space="0" w:color="auto"/>
            <w:left w:val="none" w:sz="0" w:space="0" w:color="auto"/>
            <w:bottom w:val="none" w:sz="0" w:space="0" w:color="auto"/>
            <w:right w:val="none" w:sz="0" w:space="0" w:color="auto"/>
          </w:divBdr>
        </w:div>
        <w:div w:id="1909680761">
          <w:marLeft w:val="0"/>
          <w:marRight w:val="0"/>
          <w:marTop w:val="0"/>
          <w:marBottom w:val="0"/>
          <w:divBdr>
            <w:top w:val="none" w:sz="0" w:space="0" w:color="auto"/>
            <w:left w:val="none" w:sz="0" w:space="0" w:color="auto"/>
            <w:bottom w:val="none" w:sz="0" w:space="0" w:color="auto"/>
            <w:right w:val="none" w:sz="0" w:space="0" w:color="auto"/>
          </w:divBdr>
        </w:div>
        <w:div w:id="1909680809">
          <w:marLeft w:val="0"/>
          <w:marRight w:val="0"/>
          <w:marTop w:val="0"/>
          <w:marBottom w:val="0"/>
          <w:divBdr>
            <w:top w:val="none" w:sz="0" w:space="0" w:color="auto"/>
            <w:left w:val="none" w:sz="0" w:space="0" w:color="auto"/>
            <w:bottom w:val="none" w:sz="0" w:space="0" w:color="auto"/>
            <w:right w:val="none" w:sz="0" w:space="0" w:color="auto"/>
          </w:divBdr>
        </w:div>
      </w:divsChild>
    </w:div>
    <w:div w:id="1909680789">
      <w:marLeft w:val="0"/>
      <w:marRight w:val="0"/>
      <w:marTop w:val="0"/>
      <w:marBottom w:val="0"/>
      <w:divBdr>
        <w:top w:val="none" w:sz="0" w:space="0" w:color="auto"/>
        <w:left w:val="none" w:sz="0" w:space="0" w:color="auto"/>
        <w:bottom w:val="none" w:sz="0" w:space="0" w:color="auto"/>
        <w:right w:val="none" w:sz="0" w:space="0" w:color="auto"/>
      </w:divBdr>
    </w:div>
    <w:div w:id="1909680790">
      <w:marLeft w:val="0"/>
      <w:marRight w:val="0"/>
      <w:marTop w:val="0"/>
      <w:marBottom w:val="0"/>
      <w:divBdr>
        <w:top w:val="none" w:sz="0" w:space="0" w:color="auto"/>
        <w:left w:val="none" w:sz="0" w:space="0" w:color="auto"/>
        <w:bottom w:val="none" w:sz="0" w:space="0" w:color="auto"/>
        <w:right w:val="none" w:sz="0" w:space="0" w:color="auto"/>
      </w:divBdr>
      <w:divsChild>
        <w:div w:id="1909680760">
          <w:marLeft w:val="720"/>
          <w:marRight w:val="720"/>
          <w:marTop w:val="100"/>
          <w:marBottom w:val="100"/>
          <w:divBdr>
            <w:top w:val="none" w:sz="0" w:space="0" w:color="auto"/>
            <w:left w:val="none" w:sz="0" w:space="0" w:color="auto"/>
            <w:bottom w:val="none" w:sz="0" w:space="0" w:color="auto"/>
            <w:right w:val="none" w:sz="0" w:space="0" w:color="auto"/>
          </w:divBdr>
          <w:divsChild>
            <w:div w:id="1909680784">
              <w:marLeft w:val="0"/>
              <w:marRight w:val="0"/>
              <w:marTop w:val="0"/>
              <w:marBottom w:val="0"/>
              <w:divBdr>
                <w:top w:val="none" w:sz="0" w:space="0" w:color="auto"/>
                <w:left w:val="none" w:sz="0" w:space="0" w:color="auto"/>
                <w:bottom w:val="none" w:sz="0" w:space="0" w:color="auto"/>
                <w:right w:val="none" w:sz="0" w:space="0" w:color="auto"/>
              </w:divBdr>
              <w:divsChild>
                <w:div w:id="1909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2">
      <w:marLeft w:val="0"/>
      <w:marRight w:val="0"/>
      <w:marTop w:val="0"/>
      <w:marBottom w:val="0"/>
      <w:divBdr>
        <w:top w:val="none" w:sz="0" w:space="0" w:color="auto"/>
        <w:left w:val="none" w:sz="0" w:space="0" w:color="auto"/>
        <w:bottom w:val="none" w:sz="0" w:space="0" w:color="auto"/>
        <w:right w:val="none" w:sz="0" w:space="0" w:color="auto"/>
      </w:divBdr>
      <w:divsChild>
        <w:div w:id="1909680810">
          <w:marLeft w:val="720"/>
          <w:marRight w:val="720"/>
          <w:marTop w:val="100"/>
          <w:marBottom w:val="100"/>
          <w:divBdr>
            <w:top w:val="none" w:sz="0" w:space="0" w:color="auto"/>
            <w:left w:val="none" w:sz="0" w:space="0" w:color="auto"/>
            <w:bottom w:val="none" w:sz="0" w:space="0" w:color="auto"/>
            <w:right w:val="none" w:sz="0" w:space="0" w:color="auto"/>
          </w:divBdr>
          <w:divsChild>
            <w:div w:id="1909680766">
              <w:marLeft w:val="0"/>
              <w:marRight w:val="0"/>
              <w:marTop w:val="0"/>
              <w:marBottom w:val="0"/>
              <w:divBdr>
                <w:top w:val="none" w:sz="0" w:space="0" w:color="auto"/>
                <w:left w:val="none" w:sz="0" w:space="0" w:color="auto"/>
                <w:bottom w:val="none" w:sz="0" w:space="0" w:color="auto"/>
                <w:right w:val="none" w:sz="0" w:space="0" w:color="auto"/>
              </w:divBdr>
              <w:divsChild>
                <w:div w:id="1909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3">
      <w:marLeft w:val="0"/>
      <w:marRight w:val="0"/>
      <w:marTop w:val="0"/>
      <w:marBottom w:val="0"/>
      <w:divBdr>
        <w:top w:val="none" w:sz="0" w:space="0" w:color="auto"/>
        <w:left w:val="none" w:sz="0" w:space="0" w:color="auto"/>
        <w:bottom w:val="none" w:sz="0" w:space="0" w:color="auto"/>
        <w:right w:val="none" w:sz="0" w:space="0" w:color="auto"/>
      </w:divBdr>
    </w:div>
    <w:div w:id="1909680794">
      <w:marLeft w:val="0"/>
      <w:marRight w:val="0"/>
      <w:marTop w:val="0"/>
      <w:marBottom w:val="0"/>
      <w:divBdr>
        <w:top w:val="none" w:sz="0" w:space="0" w:color="auto"/>
        <w:left w:val="none" w:sz="0" w:space="0" w:color="auto"/>
        <w:bottom w:val="none" w:sz="0" w:space="0" w:color="auto"/>
        <w:right w:val="none" w:sz="0" w:space="0" w:color="auto"/>
      </w:divBdr>
      <w:divsChild>
        <w:div w:id="1909680734">
          <w:marLeft w:val="0"/>
          <w:marRight w:val="0"/>
          <w:marTop w:val="0"/>
          <w:marBottom w:val="0"/>
          <w:divBdr>
            <w:top w:val="none" w:sz="0" w:space="0" w:color="auto"/>
            <w:left w:val="none" w:sz="0" w:space="0" w:color="auto"/>
            <w:bottom w:val="none" w:sz="0" w:space="0" w:color="auto"/>
            <w:right w:val="none" w:sz="0" w:space="0" w:color="auto"/>
          </w:divBdr>
        </w:div>
        <w:div w:id="1909680739">
          <w:marLeft w:val="0"/>
          <w:marRight w:val="0"/>
          <w:marTop w:val="0"/>
          <w:marBottom w:val="0"/>
          <w:divBdr>
            <w:top w:val="none" w:sz="0" w:space="0" w:color="auto"/>
            <w:left w:val="none" w:sz="0" w:space="0" w:color="auto"/>
            <w:bottom w:val="none" w:sz="0" w:space="0" w:color="auto"/>
            <w:right w:val="none" w:sz="0" w:space="0" w:color="auto"/>
          </w:divBdr>
        </w:div>
        <w:div w:id="1909680778">
          <w:marLeft w:val="0"/>
          <w:marRight w:val="0"/>
          <w:marTop w:val="0"/>
          <w:marBottom w:val="0"/>
          <w:divBdr>
            <w:top w:val="none" w:sz="0" w:space="0" w:color="auto"/>
            <w:left w:val="none" w:sz="0" w:space="0" w:color="auto"/>
            <w:bottom w:val="none" w:sz="0" w:space="0" w:color="auto"/>
            <w:right w:val="none" w:sz="0" w:space="0" w:color="auto"/>
          </w:divBdr>
        </w:div>
        <w:div w:id="1909680783">
          <w:marLeft w:val="0"/>
          <w:marRight w:val="0"/>
          <w:marTop w:val="0"/>
          <w:marBottom w:val="0"/>
          <w:divBdr>
            <w:top w:val="none" w:sz="0" w:space="0" w:color="auto"/>
            <w:left w:val="none" w:sz="0" w:space="0" w:color="auto"/>
            <w:bottom w:val="none" w:sz="0" w:space="0" w:color="auto"/>
            <w:right w:val="none" w:sz="0" w:space="0" w:color="auto"/>
          </w:divBdr>
        </w:div>
        <w:div w:id="1909680785">
          <w:marLeft w:val="0"/>
          <w:marRight w:val="0"/>
          <w:marTop w:val="0"/>
          <w:marBottom w:val="0"/>
          <w:divBdr>
            <w:top w:val="none" w:sz="0" w:space="0" w:color="auto"/>
            <w:left w:val="none" w:sz="0" w:space="0" w:color="auto"/>
            <w:bottom w:val="none" w:sz="0" w:space="0" w:color="auto"/>
            <w:right w:val="none" w:sz="0" w:space="0" w:color="auto"/>
          </w:divBdr>
        </w:div>
        <w:div w:id="1909680806">
          <w:marLeft w:val="0"/>
          <w:marRight w:val="0"/>
          <w:marTop w:val="0"/>
          <w:marBottom w:val="0"/>
          <w:divBdr>
            <w:top w:val="none" w:sz="0" w:space="0" w:color="auto"/>
            <w:left w:val="none" w:sz="0" w:space="0" w:color="auto"/>
            <w:bottom w:val="none" w:sz="0" w:space="0" w:color="auto"/>
            <w:right w:val="none" w:sz="0" w:space="0" w:color="auto"/>
          </w:divBdr>
        </w:div>
        <w:div w:id="1909680807">
          <w:marLeft w:val="0"/>
          <w:marRight w:val="0"/>
          <w:marTop w:val="0"/>
          <w:marBottom w:val="0"/>
          <w:divBdr>
            <w:top w:val="none" w:sz="0" w:space="0" w:color="auto"/>
            <w:left w:val="none" w:sz="0" w:space="0" w:color="auto"/>
            <w:bottom w:val="none" w:sz="0" w:space="0" w:color="auto"/>
            <w:right w:val="none" w:sz="0" w:space="0" w:color="auto"/>
          </w:divBdr>
        </w:div>
      </w:divsChild>
    </w:div>
    <w:div w:id="1909680795">
      <w:marLeft w:val="0"/>
      <w:marRight w:val="0"/>
      <w:marTop w:val="0"/>
      <w:marBottom w:val="0"/>
      <w:divBdr>
        <w:top w:val="none" w:sz="0" w:space="0" w:color="auto"/>
        <w:left w:val="none" w:sz="0" w:space="0" w:color="auto"/>
        <w:bottom w:val="none" w:sz="0" w:space="0" w:color="auto"/>
        <w:right w:val="none" w:sz="0" w:space="0" w:color="auto"/>
      </w:divBdr>
    </w:div>
    <w:div w:id="1909680796">
      <w:marLeft w:val="0"/>
      <w:marRight w:val="0"/>
      <w:marTop w:val="0"/>
      <w:marBottom w:val="0"/>
      <w:divBdr>
        <w:top w:val="none" w:sz="0" w:space="0" w:color="auto"/>
        <w:left w:val="none" w:sz="0" w:space="0" w:color="auto"/>
        <w:bottom w:val="none" w:sz="0" w:space="0" w:color="auto"/>
        <w:right w:val="none" w:sz="0" w:space="0" w:color="auto"/>
      </w:divBdr>
    </w:div>
    <w:div w:id="1909680800">
      <w:marLeft w:val="0"/>
      <w:marRight w:val="0"/>
      <w:marTop w:val="0"/>
      <w:marBottom w:val="0"/>
      <w:divBdr>
        <w:top w:val="none" w:sz="0" w:space="0" w:color="auto"/>
        <w:left w:val="none" w:sz="0" w:space="0" w:color="auto"/>
        <w:bottom w:val="none" w:sz="0" w:space="0" w:color="auto"/>
        <w:right w:val="none" w:sz="0" w:space="0" w:color="auto"/>
      </w:divBdr>
    </w:div>
    <w:div w:id="1909680802">
      <w:marLeft w:val="0"/>
      <w:marRight w:val="0"/>
      <w:marTop w:val="0"/>
      <w:marBottom w:val="0"/>
      <w:divBdr>
        <w:top w:val="none" w:sz="0" w:space="0" w:color="auto"/>
        <w:left w:val="none" w:sz="0" w:space="0" w:color="auto"/>
        <w:bottom w:val="none" w:sz="0" w:space="0" w:color="auto"/>
        <w:right w:val="none" w:sz="0" w:space="0" w:color="auto"/>
      </w:divBdr>
    </w:div>
    <w:div w:id="1909680803">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sChild>
        <w:div w:id="1909680798">
          <w:marLeft w:val="0"/>
          <w:marRight w:val="0"/>
          <w:marTop w:val="0"/>
          <w:marBottom w:val="0"/>
          <w:divBdr>
            <w:top w:val="none" w:sz="0" w:space="0" w:color="auto"/>
            <w:left w:val="none" w:sz="0" w:space="0" w:color="auto"/>
            <w:bottom w:val="none" w:sz="0" w:space="0" w:color="auto"/>
            <w:right w:val="none" w:sz="0" w:space="0" w:color="auto"/>
          </w:divBdr>
          <w:divsChild>
            <w:div w:id="1909680755">
              <w:marLeft w:val="0"/>
              <w:marRight w:val="0"/>
              <w:marTop w:val="0"/>
              <w:marBottom w:val="0"/>
              <w:divBdr>
                <w:top w:val="none" w:sz="0" w:space="0" w:color="auto"/>
                <w:left w:val="none" w:sz="0" w:space="0" w:color="auto"/>
                <w:bottom w:val="none" w:sz="0" w:space="0" w:color="auto"/>
                <w:right w:val="none" w:sz="0" w:space="0" w:color="auto"/>
              </w:divBdr>
              <w:divsChild>
                <w:div w:id="19096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05">
      <w:marLeft w:val="0"/>
      <w:marRight w:val="0"/>
      <w:marTop w:val="0"/>
      <w:marBottom w:val="0"/>
      <w:divBdr>
        <w:top w:val="none" w:sz="0" w:space="0" w:color="auto"/>
        <w:left w:val="none" w:sz="0" w:space="0" w:color="auto"/>
        <w:bottom w:val="none" w:sz="0" w:space="0" w:color="auto"/>
        <w:right w:val="none" w:sz="0" w:space="0" w:color="auto"/>
      </w:divBdr>
    </w:div>
    <w:div w:id="1909680808">
      <w:marLeft w:val="0"/>
      <w:marRight w:val="0"/>
      <w:marTop w:val="0"/>
      <w:marBottom w:val="0"/>
      <w:divBdr>
        <w:top w:val="none" w:sz="0" w:space="0" w:color="auto"/>
        <w:left w:val="none" w:sz="0" w:space="0" w:color="auto"/>
        <w:bottom w:val="none" w:sz="0" w:space="0" w:color="auto"/>
        <w:right w:val="none" w:sz="0" w:space="0" w:color="auto"/>
      </w:divBdr>
    </w:div>
    <w:div w:id="1909680811">
      <w:marLeft w:val="0"/>
      <w:marRight w:val="0"/>
      <w:marTop w:val="0"/>
      <w:marBottom w:val="0"/>
      <w:divBdr>
        <w:top w:val="none" w:sz="0" w:space="0" w:color="auto"/>
        <w:left w:val="none" w:sz="0" w:space="0" w:color="auto"/>
        <w:bottom w:val="none" w:sz="0" w:space="0" w:color="auto"/>
        <w:right w:val="none" w:sz="0" w:space="0" w:color="auto"/>
      </w:divBdr>
    </w:div>
    <w:div w:id="1909680813">
      <w:marLeft w:val="0"/>
      <w:marRight w:val="0"/>
      <w:marTop w:val="0"/>
      <w:marBottom w:val="0"/>
      <w:divBdr>
        <w:top w:val="none" w:sz="0" w:space="0" w:color="auto"/>
        <w:left w:val="none" w:sz="0" w:space="0" w:color="auto"/>
        <w:bottom w:val="none" w:sz="0" w:space="0" w:color="auto"/>
        <w:right w:val="none" w:sz="0" w:space="0" w:color="auto"/>
      </w:divBdr>
    </w:div>
    <w:div w:id="1909680814">
      <w:marLeft w:val="0"/>
      <w:marRight w:val="0"/>
      <w:marTop w:val="0"/>
      <w:marBottom w:val="0"/>
      <w:divBdr>
        <w:top w:val="none" w:sz="0" w:space="0" w:color="auto"/>
        <w:left w:val="none" w:sz="0" w:space="0" w:color="auto"/>
        <w:bottom w:val="none" w:sz="0" w:space="0" w:color="auto"/>
        <w:right w:val="none" w:sz="0" w:space="0" w:color="auto"/>
      </w:divBdr>
    </w:div>
    <w:div w:id="1909680815">
      <w:marLeft w:val="0"/>
      <w:marRight w:val="0"/>
      <w:marTop w:val="0"/>
      <w:marBottom w:val="0"/>
      <w:divBdr>
        <w:top w:val="none" w:sz="0" w:space="0" w:color="auto"/>
        <w:left w:val="none" w:sz="0" w:space="0" w:color="auto"/>
        <w:bottom w:val="none" w:sz="0" w:space="0" w:color="auto"/>
        <w:right w:val="none" w:sz="0" w:space="0" w:color="auto"/>
      </w:divBdr>
      <w:divsChild>
        <w:div w:id="1909680801">
          <w:marLeft w:val="0"/>
          <w:marRight w:val="0"/>
          <w:marTop w:val="0"/>
          <w:marBottom w:val="0"/>
          <w:divBdr>
            <w:top w:val="none" w:sz="0" w:space="0" w:color="auto"/>
            <w:left w:val="none" w:sz="0" w:space="0" w:color="auto"/>
            <w:bottom w:val="none" w:sz="0" w:space="0" w:color="auto"/>
            <w:right w:val="none" w:sz="0" w:space="0" w:color="auto"/>
          </w:divBdr>
          <w:divsChild>
            <w:div w:id="1909680799">
              <w:marLeft w:val="0"/>
              <w:marRight w:val="0"/>
              <w:marTop w:val="0"/>
              <w:marBottom w:val="0"/>
              <w:divBdr>
                <w:top w:val="none" w:sz="0" w:space="0" w:color="auto"/>
                <w:left w:val="none" w:sz="0" w:space="0" w:color="auto"/>
                <w:bottom w:val="none" w:sz="0" w:space="0" w:color="auto"/>
                <w:right w:val="none" w:sz="0" w:space="0" w:color="auto"/>
              </w:divBdr>
              <w:divsChild>
                <w:div w:id="1909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1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383</TotalTime>
  <Pages>41</Pages>
  <Words>20853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Pollinator size and its consequences: Predictive allometry for pollinating insects</dc:title>
  <dc:subject/>
  <dc:creator>Liam Kendall</dc:creator>
  <cp:keywords/>
  <dc:description/>
  <cp:lastModifiedBy>vesna.gagic@bio.bg.ac.rs</cp:lastModifiedBy>
  <cp:revision>82</cp:revision>
  <cp:lastPrinted>2018-06-11T23:14:00Z</cp:lastPrinted>
  <dcterms:created xsi:type="dcterms:W3CDTF">2018-06-14T22:25:00Z</dcterms:created>
  <dcterms:modified xsi:type="dcterms:W3CDTF">2018-06-17T21:35:00Z</dcterms:modified>
</cp:coreProperties>
</file>